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AD7D7FA"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58570AE"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B409B66"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896903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3285B7D" w14:textId="77777777">
      <w:pPr>
        <w:pStyle w:val="918"/>
        <w:pBdr/>
        <w:spacing/>
        <w:ind w:left="108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E4A9077" w14:textId="77777777">
      <w:pPr>
        <w:pStyle w:val="89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D951F11" w14:textId="77777777">
      <w:pPr>
        <w:pStyle w:val="89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CD58FFE"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801BB53" w14:textId="77777777">
      <w:pPr>
        <w:pStyle w:val="89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57C0D89"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32004F4" w14:textId="77777777">
      <w:pPr>
        <w:pBdr/>
        <w:spacing/>
        <w:ind/>
        <w:rPr>
          <w:rFonts w:ascii="Times New Roman" w:hAnsi="Times New Roman" w:cs="Times New Roman"/>
          <w:b/>
          <w:caps/>
          <w:color w:val="000000" w:themeColor="text1"/>
          <w:sz w:val="22"/>
          <w:szCs w:val="22"/>
        </w:rPr>
      </w:pPr>
      <w:r>
        <w:rPr>
          <w:rFonts w:ascii="Times New Roman" w:hAnsi="Times New Roman" w:eastAsia="Times New Roman" w:cs="Times New Roman"/>
          <w:b/>
          <w:caps/>
          <w:color w:val="000000" w:themeColor="text1"/>
          <w:sz w:val="22"/>
          <w:szCs w:val="22"/>
        </w:rPr>
      </w:r>
      <w:r>
        <w:rPr>
          <w:rFonts w:ascii="Times New Roman" w:hAnsi="Times New Roman" w:eastAsia="Times New Roman" w:cs="Times New Roman"/>
          <w:b/>
          <w:caps/>
          <w:color w:val="000000" w:themeColor="text1"/>
          <w:sz w:val="22"/>
          <w:szCs w:val="22"/>
        </w:rPr>
      </w:r>
      <w:r>
        <w:rPr>
          <w:rFonts w:ascii="Times New Roman" w:hAnsi="Times New Roman" w:cs="Times New Roman"/>
          <w:b/>
          <w:caps/>
          <w:color w:val="000000" w:themeColor="text1"/>
          <w:sz w:val="22"/>
          <w:szCs w:val="22"/>
        </w:rPr>
      </w:r>
    </w:p>
    <w:p w14:paraId="0E6AE9B9" w14:textId="77777777">
      <w:pPr>
        <w:pBdr>
          <w:top w:val="single" w:color="000000" w:sz="4" w:space="1"/>
          <w:left w:val="single" w:color="000000" w:sz="4" w:space="4"/>
          <w:bottom w:val="single" w:color="000000" w:sz="4" w:space="1"/>
          <w:right w:val="single" w:color="000000" w:sz="4" w:space="0"/>
        </w:pBdr>
        <w:spacing/>
        <w:ind/>
        <w:rPr>
          <w:rFonts w:ascii="Times New Roman" w:hAnsi="Times New Roman" w:cs="Times New Roman"/>
          <w:b/>
          <w:caps/>
          <w:color w:val="000000" w:themeColor="text1"/>
          <w:sz w:val="22"/>
          <w:szCs w:val="22"/>
        </w:rPr>
      </w:pPr>
      <w:r>
        <w:rPr>
          <w:rFonts w:ascii="Times New Roman" w:hAnsi="Times New Roman" w:eastAsia="Times New Roman" w:cs="Times New Roman"/>
          <w:b/>
          <w:caps/>
          <w:color w:val="000000" w:themeColor="text1"/>
          <w:sz w:val="22"/>
          <w:szCs w:val="22"/>
        </w:rPr>
        <w:t xml:space="preserve">PrepareD by and after recording return to:</w:t>
      </w:r>
      <w:r>
        <w:rPr>
          <w:rFonts w:ascii="Times New Roman" w:hAnsi="Times New Roman" w:eastAsia="Times New Roman" w:cs="Times New Roman"/>
          <w:b/>
          <w:caps/>
          <w:color w:val="000000" w:themeColor="text1"/>
          <w:sz w:val="22"/>
          <w:szCs w:val="22"/>
        </w:rPr>
      </w:r>
      <w:r>
        <w:rPr>
          <w:rFonts w:ascii="Times New Roman" w:hAnsi="Times New Roman" w:cs="Times New Roman"/>
          <w:b/>
          <w:caps/>
          <w:color w:val="000000" w:themeColor="text1"/>
          <w:sz w:val="22"/>
          <w:szCs w:val="22"/>
        </w:rPr>
      </w:r>
    </w:p>
    <w:p w14:paraId="369512F5" w14:textId="77777777">
      <w:pPr>
        <w:pBdr>
          <w:top w:val="single" w:color="000000" w:sz="4" w:space="1"/>
          <w:left w:val="single" w:color="000000" w:sz="4" w:space="4"/>
          <w:bottom w:val="single" w:color="000000" w:sz="4" w:space="1"/>
          <w:right w:val="single" w:color="000000" w:sz="4" w:space="0"/>
        </w:pBdr>
        <w:spacing/>
        <w:ind/>
        <w:rPr>
          <w:rFonts w:ascii="Times New Roman" w:hAnsi="Times New Roman" w:cs="Times New Roman"/>
          <w:b/>
          <w:caps/>
          <w:color w:val="000000" w:themeColor="text1"/>
          <w:sz w:val="22"/>
          <w:szCs w:val="22"/>
        </w:rPr>
      </w:pPr>
      <w:r>
        <w:rPr>
          <w:rFonts w:ascii="Times New Roman" w:hAnsi="Times New Roman" w:eastAsia="Times New Roman" w:cs="Times New Roman"/>
          <w:b/>
          <w:caps/>
          <w:color w:val="000000" w:themeColor="text1"/>
          <w:sz w:val="22"/>
          <w:szCs w:val="22"/>
        </w:rPr>
      </w:r>
      <w:r>
        <w:rPr>
          <w:rFonts w:ascii="Times New Roman" w:hAnsi="Times New Roman" w:eastAsia="Times New Roman" w:cs="Times New Roman"/>
          <w:b/>
          <w:caps/>
          <w:color w:val="000000" w:themeColor="text1"/>
          <w:sz w:val="22"/>
          <w:szCs w:val="22"/>
        </w:rPr>
      </w:r>
      <w:r>
        <w:rPr>
          <w:rFonts w:ascii="Times New Roman" w:hAnsi="Times New Roman" w:cs="Times New Roman"/>
          <w:b/>
          <w:caps/>
          <w:color w:val="000000" w:themeColor="text1"/>
          <w:sz w:val="22"/>
          <w:szCs w:val="22"/>
        </w:rPr>
      </w:r>
    </w:p>
    <w:p w14:paraId="1005160D" w14:textId="77777777">
      <w:pPr>
        <w:pBdr>
          <w:top w:val="single" w:color="000000" w:sz="4" w:space="1"/>
          <w:left w:val="single" w:color="000000" w:sz="4" w:space="4"/>
          <w:bottom w:val="single" w:color="000000" w:sz="4" w:space="1"/>
          <w:right w:val="single" w:color="000000" w:sz="4" w:space="0"/>
        </w:pBdr>
        <w:spacing/>
        <w:ind/>
        <w:rPr>
          <w:rFonts w:ascii="Times New Roman" w:hAnsi="Times New Roman" w:cs="Times New Roman"/>
          <w:b/>
          <w:caps/>
          <w:color w:val="000000" w:themeColor="text1"/>
          <w:sz w:val="22"/>
          <w:szCs w:val="22"/>
        </w:rPr>
      </w:pPr>
      <w:r>
        <w:rPr>
          <w:rFonts w:ascii="Times New Roman" w:hAnsi="Times New Roman" w:eastAsia="Times New Roman" w:cs="Times New Roman"/>
          <w:b/>
          <w:caps/>
          <w:color w:val="000000" w:themeColor="text1"/>
          <w:sz w:val="22"/>
          <w:szCs w:val="22"/>
        </w:rPr>
      </w:r>
      <w:r>
        <w:rPr>
          <w:rFonts w:ascii="Times New Roman" w:hAnsi="Times New Roman" w:eastAsia="Times New Roman" w:cs="Times New Roman"/>
          <w:b/>
          <w:caps/>
          <w:color w:val="000000" w:themeColor="text1"/>
          <w:sz w:val="22"/>
          <w:szCs w:val="22"/>
        </w:rPr>
      </w:r>
      <w:r>
        <w:rPr>
          <w:rFonts w:ascii="Times New Roman" w:hAnsi="Times New Roman" w:cs="Times New Roman"/>
          <w:b/>
          <w:caps/>
          <w:color w:val="000000" w:themeColor="text1"/>
          <w:sz w:val="22"/>
          <w:szCs w:val="22"/>
        </w:rPr>
      </w:r>
    </w:p>
    <w:p w14:paraId="2E2BAA6B"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C359F77" w14:textId="77777777">
      <w:pPr>
        <w:pStyle w:val="89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STATE OF NORTH CAROLINA</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03374D8"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116496E" w14:textId="77777777">
      <w:pPr>
        <w:pStyle w:val="892"/>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COUNTY OF WAKE</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F0BB4F5" w14:textId="77777777">
      <w:pPr>
        <w:pStyle w:val="892"/>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F2A1D75" w14:textId="1CB8E303">
      <w:pPr>
        <w:pStyle w:val="892"/>
        <w:pBdr/>
        <w:spacing/>
        <w:ind/>
        <w:jc w:val="center"/>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rPr>
        <w:t xml:space="preserve">DEVELOPMENT AGREEMENT REGARDING INFRASTRUCTURE CONSTRUCTION</w:t>
      </w:r>
      <w:r>
        <w:rPr>
          <w:rFonts w:ascii="Times New Roman" w:hAnsi="Times New Roman" w:eastAsia="Times New Roman" w:cs="Times New Roman"/>
          <w:b/>
          <w:bCs/>
          <w:color w:val="000000" w:themeColor="text1"/>
          <w:sz w:val="22"/>
          <w:szCs w:val="22"/>
        </w:rPr>
      </w:r>
      <w:r>
        <w:rPr>
          <w:rFonts w:ascii="Times New Roman" w:hAnsi="Times New Roman" w:cs="Times New Roman"/>
          <w:b/>
          <w:bCs/>
          <w:color w:val="000000" w:themeColor="text1"/>
          <w:sz w:val="22"/>
          <w:szCs w:val="22"/>
        </w:rPr>
      </w:r>
    </w:p>
    <w:p w14:paraId="7DB8CE1E" w14:textId="28DA39D6">
      <w:pPr>
        <w:pStyle w:val="892"/>
        <w:pBdr/>
        <w:spacing/>
        <w:ind/>
        <w:jc w:val="center"/>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rPr>
        <w:t xml:space="preserve">AND FEE REIMBURSEMENT</w:t>
      </w:r>
      <w:r>
        <w:rPr>
          <w:rFonts w:ascii="Times New Roman" w:hAnsi="Times New Roman" w:eastAsia="Times New Roman" w:cs="Times New Roman"/>
          <w:b/>
          <w:bCs/>
          <w:color w:val="000000" w:themeColor="text1"/>
          <w:sz w:val="22"/>
          <w:szCs w:val="22"/>
        </w:rPr>
        <w:br/>
        <w:t xml:space="preserve">(</w:t>
      </w:r>
      <w:r>
        <w:rPr>
          <w:rFonts w:ascii="Times New Roman" w:hAnsi="Times New Roman" w:eastAsia="Times New Roman" w:cs="Times New Roman"/>
          <w:b/>
          <w:bCs/>
          <w:color w:val="000000" w:themeColor="text1"/>
          <w:sz w:val="22"/>
          <w:szCs w:val="22"/>
        </w:rPr>
        <w:t xml:space="preserve">N.C. Gen. Stat.</w:t>
      </w:r>
      <w:r>
        <w:rPr>
          <w:rFonts w:ascii="Times New Roman" w:hAnsi="Times New Roman" w:eastAsia="Times New Roman" w:cs="Times New Roman"/>
          <w:b/>
          <w:bCs/>
          <w:color w:val="000000" w:themeColor="text1"/>
          <w:sz w:val="22"/>
          <w:szCs w:val="22"/>
        </w:rPr>
        <w:t xml:space="preserve"> § 160D-1001 </w:t>
      </w:r>
      <w:r>
        <w:rPr>
          <w:rFonts w:ascii="Times New Roman" w:hAnsi="Times New Roman" w:eastAsia="Times New Roman" w:cs="Times New Roman"/>
          <w:b/>
          <w:bCs/>
          <w:i/>
          <w:color w:val="000000" w:themeColor="text1"/>
          <w:sz w:val="22"/>
          <w:szCs w:val="22"/>
        </w:rPr>
        <w:t xml:space="preserve">et seq.</w:t>
      </w:r>
      <w:r>
        <w:rPr>
          <w:rFonts w:ascii="Times New Roman" w:hAnsi="Times New Roman" w:eastAsia="Times New Roman" w:cs="Times New Roman"/>
          <w:b/>
          <w:bCs/>
          <w:color w:val="000000" w:themeColor="text1"/>
          <w:sz w:val="22"/>
          <w:szCs w:val="22"/>
        </w:rPr>
        <w:t xml:space="preserve">)</w:t>
      </w:r>
      <w:r>
        <w:rPr>
          <w:rFonts w:ascii="Times New Roman" w:hAnsi="Times New Roman" w:eastAsia="Times New Roman" w:cs="Times New Roman"/>
          <w:b/>
          <w:bCs/>
          <w:color w:val="000000" w:themeColor="text1"/>
          <w:sz w:val="22"/>
          <w:szCs w:val="22"/>
        </w:rPr>
      </w:r>
      <w:r>
        <w:rPr>
          <w:rFonts w:ascii="Times New Roman" w:hAnsi="Times New Roman" w:cs="Times New Roman"/>
          <w:b/>
          <w:bCs/>
          <w:color w:val="000000" w:themeColor="text1"/>
          <w:sz w:val="22"/>
          <w:szCs w:val="22"/>
        </w:rPr>
      </w:r>
    </w:p>
    <w:p w14:paraId="6127FB9B" w14:textId="77777777">
      <w:pPr>
        <w:pStyle w:val="892"/>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by and between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5EC653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06887F7" w14:textId="77A1B625">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THE TOWN OF HOLLY SPRINGS</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4E6F3E61"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1534C79B"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And</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24DA339E"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61FAF19D" w14:textId="77777777">
      <w:pPr>
        <w:pBdr/>
        <w:spacing/>
        <w:ind/>
        <w:jc w:val="center"/>
        <w:rPr>
          <w:rFonts w:ascii="Times New Roman" w:hAnsi="Times New Roman" w:cs="Times New Roman"/>
          <w:b/>
          <w:bCs/>
          <w:color w:val="000000" w:themeColor="text1"/>
          <w:sz w:val="22"/>
          <w:szCs w:val="22"/>
        </w:rPr>
      </w:pPr>
      <w:r>
        <w:rPr>
          <w:rFonts w:ascii="Times New Roman" w:hAnsi="Times New Roman" w:eastAsia="Times New Roman" w:cs="Times New Roman"/>
          <w:b/>
          <w:bCs/>
          <w:color w:val="000000" w:themeColor="text1"/>
          <w:sz w:val="22"/>
          <w:szCs w:val="22"/>
        </w:rPr>
        <w:t xml:space="preserve">${</w:t>
      </w:r>
      <w:r>
        <w:rPr>
          <w:rFonts w:ascii="Times New Roman" w:hAnsi="Times New Roman" w:eastAsia="Times New Roman" w:cs="Times New Roman"/>
          <w:b/>
          <w:bCs/>
          <w:color w:val="000000" w:themeColor="text1"/>
          <w:sz w:val="22"/>
          <w:szCs w:val="22"/>
        </w:rPr>
        <w:t xml:space="preserve">da_developer_entity_name</w:t>
      </w:r>
      <w:r>
        <w:rPr>
          <w:rFonts w:ascii="Times New Roman" w:hAnsi="Times New Roman" w:eastAsia="Times New Roman" w:cs="Times New Roman"/>
          <w:b/>
          <w:bCs/>
          <w:color w:val="000000" w:themeColor="text1"/>
          <w:sz w:val="22"/>
          <w:szCs w:val="22"/>
        </w:rPr>
        <w:t xml:space="preserve">}</w:t>
      </w:r>
      <w:r>
        <w:rPr>
          <w:rFonts w:ascii="Times New Roman" w:hAnsi="Times New Roman" w:eastAsia="Times New Roman" w:cs="Times New Roman"/>
          <w:b/>
          <w:bCs/>
          <w:color w:val="000000" w:themeColor="text1"/>
          <w:sz w:val="22"/>
          <w:szCs w:val="22"/>
        </w:rPr>
      </w:r>
      <w:r>
        <w:rPr>
          <w:rFonts w:ascii="Times New Roman" w:hAnsi="Times New Roman" w:cs="Times New Roman"/>
          <w:b/>
          <w:bCs/>
          <w:color w:val="000000" w:themeColor="text1"/>
          <w:sz w:val="22"/>
          <w:szCs w:val="22"/>
        </w:rPr>
      </w:r>
    </w:p>
    <w:p w14:paraId="7313FD3B"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60E6C189"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THIS AGREEMENT </w:t>
      </w:r>
      <w:r>
        <w:rPr>
          <w:rFonts w:ascii="Times New Roman" w:hAnsi="Times New Roman" w:eastAsia="Times New Roman" w:cs="Times New Roman"/>
          <w:color w:val="000000" w:themeColor="text1"/>
          <w:sz w:val="22"/>
          <w:szCs w:val="22"/>
        </w:rPr>
        <w:t xml:space="preserve">(the “</w:t>
      </w:r>
      <w:r>
        <w:rPr>
          <w:rFonts w:ascii="Times New Roman" w:hAnsi="Times New Roman" w:eastAsia="Times New Roman" w:cs="Times New Roman"/>
          <w:color w:val="000000" w:themeColor="text1"/>
          <w:sz w:val="22"/>
          <w:szCs w:val="22"/>
          <w:u w:val="single"/>
        </w:rPr>
        <w:t xml:space="preserve">Agreement</w:t>
      </w:r>
      <w:r>
        <w:rPr>
          <w:rFonts w:ascii="Times New Roman" w:hAnsi="Times New Roman" w:eastAsia="Times New Roman" w:cs="Times New Roman"/>
          <w:color w:val="000000" w:themeColor="text1"/>
          <w:sz w:val="22"/>
          <w:szCs w:val="22"/>
        </w:rPr>
        <w:t xml:space="preserve">”), made and entered into, by and between the </w:t>
      </w:r>
      <w:r>
        <w:rPr>
          <w:rFonts w:ascii="Times New Roman" w:hAnsi="Times New Roman" w:eastAsia="Times New Roman" w:cs="Times New Roman"/>
          <w:b/>
          <w:bCs/>
          <w:color w:val="000000" w:themeColor="text1"/>
          <w:sz w:val="22"/>
          <w:szCs w:val="22"/>
        </w:rPr>
        <w:t xml:space="preserve">TOWN OF HOLLY SPRINGS</w:t>
      </w:r>
      <w:r>
        <w:rPr>
          <w:rFonts w:ascii="Times New Roman" w:hAnsi="Times New Roman" w:eastAsia="Times New Roman" w:cs="Times New Roman"/>
          <w:color w:val="000000" w:themeColor="text1"/>
          <w:sz w:val="22"/>
          <w:szCs w:val="22"/>
        </w:rPr>
        <w:t xml:space="preserve">, a North Carolina municipal corporation, hereafter referred to as the “</w:t>
      </w:r>
      <w:r>
        <w:rPr>
          <w:rFonts w:ascii="Times New Roman" w:hAnsi="Times New Roman" w:eastAsia="Times New Roman" w:cs="Times New Roman"/>
          <w:color w:val="000000" w:themeColor="text1"/>
          <w:sz w:val="22"/>
          <w:szCs w:val="22"/>
          <w:u w:val="single"/>
        </w:rPr>
        <w:t xml:space="preserve">Town</w:t>
      </w:r>
      <w:r>
        <w:rPr>
          <w:rFonts w:ascii="Times New Roman" w:hAnsi="Times New Roman" w:eastAsia="Times New Roman" w:cs="Times New Roman"/>
          <w:color w:val="000000" w:themeColor="text1"/>
          <w:sz w:val="22"/>
          <w:szCs w:val="22"/>
        </w:rPr>
        <w:t xml:space="preserve">” and</w:t>
      </w:r>
      <w:r>
        <w:rPr>
          <w:rFonts w:ascii="Times New Roman" w:hAnsi="Times New Roman" w:eastAsia="Times New Roman" w:cs="Times New Roman"/>
          <w:b/>
          <w:bCs/>
          <w:color w:val="000000" w:themeColor="text1"/>
          <w:sz w:val="22"/>
          <w:szCs w:val="22"/>
        </w:rPr>
        <w:t xml:space="preserve"> </w:t>
      </w:r>
      <w:r>
        <w:rPr>
          <w:rFonts w:ascii="Times New Roman" w:hAnsi="Times New Roman" w:eastAsia="Times New Roman" w:cs="Times New Roman"/>
          <w:b/>
          <w:bCs/>
          <w:color w:val="000000" w:themeColor="text1"/>
          <w:sz w:val="22"/>
          <w:szCs w:val="22"/>
        </w:rPr>
        <w:t xml:space="preserve">${</w:t>
      </w:r>
      <w:r>
        <w:rPr>
          <w:rFonts w:ascii="Times New Roman" w:hAnsi="Times New Roman" w:eastAsia="Times New Roman" w:cs="Times New Roman"/>
          <w:b/>
          <w:bCs/>
          <w:color w:val="000000" w:themeColor="text1"/>
          <w:sz w:val="22"/>
          <w:szCs w:val="22"/>
        </w:rPr>
        <w:t xml:space="preserve">da_developer_entity_name</w:t>
      </w:r>
      <w:r>
        <w:rPr>
          <w:rFonts w:ascii="Times New Roman" w:hAnsi="Times New Roman" w:eastAsia="Times New Roman" w:cs="Times New Roman"/>
          <w:b/>
          <w:bCs/>
          <w:color w:val="000000" w:themeColor="text1"/>
          <w:sz w:val="22"/>
          <w:szCs w:val="22"/>
        </w:rPr>
        <w:t xml:space="preserve">}</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its successors and assigns,</w:t>
      </w:r>
      <w:r>
        <w:rPr>
          <w:rFonts w:ascii="Times New Roman" w:hAnsi="Times New Roman" w:eastAsia="Times New Roman" w:cs="Times New Roman"/>
          <w:color w:val="000000" w:themeColor="text1"/>
          <w:sz w:val="22"/>
          <w:szCs w:val="22"/>
        </w:rPr>
        <w:t xml:space="preserve"> hereafter referred to as the “</w:t>
      </w:r>
      <w:r>
        <w:rPr>
          <w:rFonts w:ascii="Times New Roman" w:hAnsi="Times New Roman" w:eastAsia="Times New Roman" w:cs="Times New Roman"/>
          <w:color w:val="000000" w:themeColor="text1"/>
          <w:sz w:val="22"/>
          <w:szCs w:val="22"/>
          <w:u w:val="single"/>
        </w:rPr>
        <w:t xml:space="preserve">Developer</w:t>
      </w:r>
      <w:r>
        <w:rPr>
          <w:rFonts w:ascii="Times New Roman" w:hAnsi="Times New Roman" w:eastAsia="Times New Roman" w:cs="Times New Roman"/>
          <w:color w:val="000000" w:themeColor="text1"/>
          <w:sz w:val="22"/>
          <w:szCs w:val="22"/>
        </w:rPr>
        <w:t xml:space="preserve">.” The Town and Developer are collectively referred to herein as the “</w:t>
      </w:r>
      <w:r>
        <w:rPr>
          <w:rFonts w:ascii="Times New Roman" w:hAnsi="Times New Roman" w:eastAsia="Times New Roman" w:cs="Times New Roman"/>
          <w:color w:val="000000" w:themeColor="text1"/>
          <w:sz w:val="22"/>
          <w:szCs w:val="22"/>
          <w:u w:val="single"/>
        </w:rPr>
        <w:t xml:space="preserve">Parties</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F9B7D6A"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B26FA69" w14:textId="77777777">
      <w:pPr>
        <w:pBdr/>
        <w:spacing/>
        <w:ind/>
        <w:jc w:val="center"/>
        <w:rPr>
          <w:rFonts w:ascii="Times New Roman" w:hAnsi="Times New Roman" w:cs="Times New Roman"/>
          <w:b/>
          <w:bCs/>
          <w:color w:val="000000" w:themeColor="text1"/>
          <w:sz w:val="22"/>
          <w:szCs w:val="22"/>
          <w:u w:val="single"/>
        </w:rPr>
      </w:pPr>
      <w:r>
        <w:rPr>
          <w:rFonts w:ascii="Times New Roman" w:hAnsi="Times New Roman" w:eastAsia="Times New Roman" w:cs="Times New Roman"/>
          <w:b/>
          <w:bCs/>
          <w:color w:val="000000" w:themeColor="text1"/>
          <w:sz w:val="22"/>
          <w:szCs w:val="22"/>
          <w:u w:val="single"/>
        </w:rPr>
        <w:t xml:space="preserve">RECITALS</w:t>
      </w:r>
      <w:r>
        <w:rPr>
          <w:rFonts w:ascii="Times New Roman" w:hAnsi="Times New Roman" w:eastAsia="Times New Roman" w:cs="Times New Roman"/>
          <w:b/>
          <w:bCs/>
          <w:color w:val="000000" w:themeColor="text1"/>
          <w:sz w:val="22"/>
          <w:szCs w:val="22"/>
          <w:u w:val="single"/>
        </w:rPr>
      </w:r>
      <w:r>
        <w:rPr>
          <w:rFonts w:ascii="Times New Roman" w:hAnsi="Times New Roman" w:cs="Times New Roman"/>
          <w:b/>
          <w:bCs/>
          <w:color w:val="000000" w:themeColor="text1"/>
          <w:sz w:val="22"/>
          <w:szCs w:val="22"/>
          <w:u w:val="single"/>
        </w:rPr>
      </w:r>
    </w:p>
    <w:p w14:paraId="0161831D" w14:textId="77777777">
      <w:pPr>
        <w:pBdr/>
        <w:spacing/>
        <w:ind/>
        <w:jc w:val="both"/>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14EF9168" w14:textId="77777777">
      <w:pPr>
        <w:pBdr/>
        <w:spacing/>
        <w:ind/>
        <w:jc w:val="both"/>
        <w:rPr>
          <w:rFonts w:ascii="Times New Roman" w:hAnsi="Times New Roman" w:cs="Times New Roman"/>
          <w:bCs/>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b/>
          <w:color w:val="000000" w:themeColor="text1"/>
          <w:sz w:val="22"/>
          <w:szCs w:val="22"/>
        </w:rPr>
        <w:t xml:space="preserve">WHEREAS, </w:t>
      </w:r>
      <w:r>
        <w:rPr>
          <w:rFonts w:ascii="Times New Roman" w:hAnsi="Times New Roman" w:eastAsia="Times New Roman" w:cs="Times New Roman"/>
          <w:bCs/>
          <w:color w:val="000000" w:themeColor="text1"/>
          <w:sz w:val="22"/>
          <w:szCs w:val="22"/>
        </w:rPr>
        <w:t xml:space="preserve">Developer, or its affiliate, </w:t>
      </w:r>
      <w:r>
        <w:rPr>
          <w:rFonts w:ascii="Times New Roman" w:hAnsi="Times New Roman" w:eastAsia="Times New Roman" w:cs="Times New Roman"/>
          <w:bCs/>
          <w:color w:val="000000" w:themeColor="text1"/>
          <w:sz w:val="22"/>
          <w:szCs w:val="22"/>
        </w:rPr>
        <w:t xml:space="preserve">is seeking to develop a project defined as follows:</w:t>
      </w:r>
      <w:r>
        <w:rPr>
          <w:rFonts w:ascii="Times New Roman" w:hAnsi="Times New Roman" w:eastAsia="Times New Roman" w:cs="Times New Roman"/>
          <w:bCs/>
          <w:color w:val="000000" w:themeColor="text1"/>
          <w:sz w:val="22"/>
          <w:szCs w:val="22"/>
        </w:rPr>
      </w:r>
      <w:r>
        <w:rPr>
          <w:rFonts w:ascii="Times New Roman" w:hAnsi="Times New Roman" w:cs="Times New Roman"/>
          <w:bCs/>
          <w:color w:val="000000" w:themeColor="text1"/>
          <w:sz w:val="22"/>
          <w:szCs w:val="22"/>
        </w:rPr>
      </w:r>
    </w:p>
    <w:p w14:paraId="45A9FA28"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Project Data: ${</w:t>
      </w:r>
      <w:r>
        <w:rPr>
          <w:rFonts w:ascii="Times New Roman" w:hAnsi="Times New Roman" w:eastAsia="Times New Roman" w:cs="Times New Roman"/>
          <w:color w:val="000000" w:themeColor="text1"/>
          <w:sz w:val="22"/>
          <w:szCs w:val="22"/>
        </w:rPr>
        <w:t xml:space="preserve">da_project_name</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da_property_address</w:t>
      </w:r>
      <w:r>
        <w:rPr>
          <w:rFonts w:ascii="Times New Roman" w:hAnsi="Times New Roman" w:eastAsia="Times New Roman" w:cs="Times New Roman"/>
          <w:color w:val="000000" w:themeColor="text1"/>
          <w:sz w:val="22"/>
          <w:szCs w:val="22"/>
        </w:rPr>
        <w:t xml:space="preserve">}, PIN ${</w:t>
      </w:r>
      <w:r>
        <w:rPr>
          <w:rFonts w:ascii="Times New Roman" w:hAnsi="Times New Roman" w:eastAsia="Times New Roman" w:cs="Times New Roman"/>
          <w:color w:val="000000" w:themeColor="text1"/>
          <w:sz w:val="22"/>
          <w:szCs w:val="22"/>
        </w:rPr>
        <w:t xml:space="preserve">da_property_pin</w:t>
      </w:r>
      <w:r>
        <w:rPr>
          <w:rFonts w:ascii="Times New Roman" w:hAnsi="Times New Roman" w:eastAsia="Times New Roman" w:cs="Times New Roman"/>
          <w:color w:val="000000" w:themeColor="text1"/>
          <w:sz w:val="22"/>
          <w:szCs w:val="22"/>
        </w:rPr>
        <w:t xml:space="preserve">}, REID ${</w:t>
      </w:r>
      <w:r>
        <w:rPr>
          <w:rFonts w:ascii="Times New Roman" w:hAnsi="Times New Roman" w:eastAsia="Times New Roman" w:cs="Times New Roman"/>
          <w:color w:val="000000" w:themeColor="text1"/>
          <w:sz w:val="22"/>
          <w:szCs w:val="22"/>
        </w:rPr>
        <w:t xml:space="preserve">da_property_realestateid</w:t>
      </w:r>
      <w:r>
        <w:rPr>
          <w:rFonts w:ascii="Times New Roman" w:hAnsi="Times New Roman" w:eastAsia="Times New Roman" w:cs="Times New Roman"/>
          <w:color w:val="000000" w:themeColor="text1"/>
          <w:sz w:val="22"/>
          <w:szCs w:val="22"/>
        </w:rPr>
        <w:t xml:space="preserve">},  acreage ${</w:t>
      </w:r>
      <w:r>
        <w:rPr>
          <w:rFonts w:ascii="Times New Roman" w:hAnsi="Times New Roman" w:eastAsia="Times New Roman" w:cs="Times New Roman"/>
          <w:color w:val="000000" w:themeColor="text1"/>
          <w:sz w:val="22"/>
          <w:szCs w:val="22"/>
        </w:rPr>
        <w:t xml:space="preserve">da_property_acerage</w:t>
      </w:r>
      <w:r>
        <w:rPr>
          <w:rFonts w:ascii="Times New Roman" w:hAnsi="Times New Roman" w:eastAsia="Times New Roman" w:cs="Times New Roman"/>
          <w:color w:val="000000" w:themeColor="text1"/>
          <w:sz w:val="22"/>
          <w:szCs w:val="22"/>
        </w:rPr>
        <w:t xml:space="preserve">},  current zoning ${</w:t>
      </w:r>
      <w:r>
        <w:rPr>
          <w:rFonts w:ascii="Times New Roman" w:hAnsi="Times New Roman" w:eastAsia="Times New Roman" w:cs="Times New Roman"/>
          <w:color w:val="000000" w:themeColor="text1"/>
          <w:sz w:val="22"/>
          <w:szCs w:val="22"/>
        </w:rPr>
        <w:t xml:space="preserve">da_current_zoning</w:t>
      </w:r>
      <w:r>
        <w:rPr>
          <w:rFonts w:ascii="Times New Roman" w:hAnsi="Times New Roman" w:eastAsia="Times New Roman" w:cs="Times New Roman"/>
          <w:color w:val="000000" w:themeColor="text1"/>
          <w:sz w:val="22"/>
          <w:szCs w:val="22"/>
        </w:rPr>
        <w:t xml:space="preserve">}, proposed zoning ${</w:t>
      </w:r>
      <w:r>
        <w:rPr>
          <w:rFonts w:ascii="Times New Roman" w:hAnsi="Times New Roman" w:eastAsia="Times New Roman" w:cs="Times New Roman"/>
          <w:color w:val="000000" w:themeColor="text1"/>
          <w:sz w:val="22"/>
          <w:szCs w:val="22"/>
        </w:rPr>
        <w:t xml:space="preserve">da_proposed_zoning</w:t>
      </w:r>
      <w:r>
        <w:rPr>
          <w:rFonts w:ascii="Times New Roman" w:hAnsi="Times New Roman" w:eastAsia="Times New Roman" w:cs="Times New Roman"/>
          <w:color w:val="000000" w:themeColor="text1"/>
          <w:sz w:val="22"/>
          <w:szCs w:val="22"/>
        </w:rPr>
        <w:t xml:space="preserve">},  comprehensive plan designation ${</w:t>
      </w:r>
      <w:r>
        <w:rPr>
          <w:rFonts w:ascii="Times New Roman" w:hAnsi="Times New Roman" w:eastAsia="Times New Roman" w:cs="Times New Roman"/>
          <w:color w:val="000000" w:themeColor="text1"/>
          <w:sz w:val="22"/>
          <w:szCs w:val="22"/>
        </w:rPr>
        <w:t xml:space="preserve">da_comp_plan_designation</w:t>
      </w:r>
      <w:r>
        <w:rPr>
          <w:rFonts w:ascii="Times New Roman" w:hAnsi="Times New Roman" w:eastAsia="Times New Roman" w:cs="Times New Roman"/>
          <w:color w:val="000000" w:themeColor="text1"/>
          <w:sz w:val="22"/>
          <w:szCs w:val="22"/>
        </w:rPr>
        <w:t xml:space="preserve">},  anticipated start ${</w:t>
      </w:r>
      <w:r>
        <w:rPr>
          <w:rFonts w:ascii="Times New Roman" w:hAnsi="Times New Roman" w:eastAsia="Times New Roman" w:cs="Times New Roman"/>
          <w:color w:val="000000" w:themeColor="text1"/>
          <w:sz w:val="22"/>
          <w:szCs w:val="22"/>
        </w:rPr>
        <w:t xml:space="preserve">da_anticipated_start_date</w:t>
      </w:r>
      <w:r>
        <w:rPr>
          <w:rFonts w:ascii="Times New Roman" w:hAnsi="Times New Roman" w:eastAsia="Times New Roman" w:cs="Times New Roman"/>
          <w:color w:val="000000" w:themeColor="text1"/>
          <w:sz w:val="22"/>
          <w:szCs w:val="22"/>
        </w:rPr>
        <w:t xml:space="preserve">}; anticipated completion ${</w:t>
      </w:r>
      <w:r>
        <w:rPr>
          <w:rFonts w:ascii="Times New Roman" w:hAnsi="Times New Roman" w:eastAsia="Times New Roman" w:cs="Times New Roman"/>
          <w:color w:val="000000" w:themeColor="text1"/>
          <w:sz w:val="22"/>
          <w:szCs w:val="22"/>
        </w:rPr>
        <w:t xml:space="preserve">da_anticipated_end_date</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 and,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4EE986D"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5A5F31"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WHEREAS</w:t>
      </w:r>
      <w:r>
        <w:rPr>
          <w:rFonts w:ascii="Times New Roman" w:hAnsi="Times New Roman" w:eastAsia="Times New Roman" w:cs="Times New Roman"/>
          <w:color w:val="000000" w:themeColor="text1"/>
          <w:sz w:val="22"/>
          <w:szCs w:val="22"/>
        </w:rPr>
        <w:t xml:space="preserve">,  the Developer is the fee simple owner of the real property located at ${</w:t>
      </w:r>
      <w:r>
        <w:rPr>
          <w:rFonts w:ascii="Times New Roman" w:hAnsi="Times New Roman" w:eastAsia="Times New Roman" w:cs="Times New Roman"/>
          <w:color w:val="000000" w:themeColor="text1"/>
          <w:sz w:val="22"/>
          <w:szCs w:val="22"/>
        </w:rPr>
        <w:t xml:space="preserve">da_property_address</w:t>
      </w:r>
      <w:r>
        <w:rPr>
          <w:rFonts w:ascii="Times New Roman" w:hAnsi="Times New Roman" w:eastAsia="Times New Roman" w:cs="Times New Roman"/>
          <w:color w:val="000000" w:themeColor="text1"/>
          <w:sz w:val="22"/>
          <w:szCs w:val="22"/>
        </w:rPr>
        <w:t xml:space="preserve">}, PIN ${</w:t>
      </w:r>
      <w:r>
        <w:rPr>
          <w:rFonts w:ascii="Times New Roman" w:hAnsi="Times New Roman" w:eastAsia="Times New Roman" w:cs="Times New Roman"/>
          <w:color w:val="000000" w:themeColor="text1"/>
          <w:sz w:val="22"/>
          <w:szCs w:val="22"/>
        </w:rPr>
        <w:t xml:space="preserve">da_property_pin</w:t>
      </w:r>
      <w:r>
        <w:rPr>
          <w:rFonts w:ascii="Times New Roman" w:hAnsi="Times New Roman" w:eastAsia="Times New Roman" w:cs="Times New Roman"/>
          <w:color w:val="000000" w:themeColor="text1"/>
          <w:sz w:val="22"/>
          <w:szCs w:val="22"/>
        </w:rPr>
        <w:t xml:space="preserve">}, containing approximately ${</w:t>
      </w:r>
      <w:r>
        <w:rPr>
          <w:rFonts w:ascii="Times New Roman" w:hAnsi="Times New Roman" w:eastAsia="Times New Roman" w:cs="Times New Roman"/>
          <w:color w:val="000000" w:themeColor="text1"/>
          <w:sz w:val="22"/>
          <w:szCs w:val="22"/>
        </w:rPr>
        <w:t xml:space="preserve">da_property_acerage</w:t>
      </w:r>
      <w:r>
        <w:rPr>
          <w:rFonts w:ascii="Times New Roman" w:hAnsi="Times New Roman" w:eastAsia="Times New Roman" w:cs="Times New Roman"/>
          <w:color w:val="000000" w:themeColor="text1"/>
          <w:sz w:val="22"/>
          <w:szCs w:val="22"/>
        </w:rPr>
        <w:t xml:space="preserve">} acres, and more particularly described in Exhibit A</w:t>
      </w:r>
      <w:r>
        <w:rPr>
          <w:rFonts w:ascii="Times New Roman" w:hAnsi="Times New Roman" w:eastAsia="Times New Roman" w:cs="Times New Roman"/>
          <w:color w:val="000000" w:themeColor="text1"/>
          <w:sz w:val="22"/>
          <w:szCs w:val="22"/>
        </w:rPr>
        <w:t xml:space="preserve"> (“Site</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 attached hereto, and the Developer is requesting approval of a development plan for these tracts for ${</w:t>
      </w:r>
      <w:r>
        <w:rPr>
          <w:rFonts w:ascii="Times New Roman" w:hAnsi="Times New Roman" w:eastAsia="Times New Roman" w:cs="Times New Roman"/>
          <w:color w:val="000000" w:themeColor="text1"/>
          <w:sz w:val="22"/>
          <w:szCs w:val="22"/>
        </w:rPr>
        <w:t xml:space="preserve">da_project_description</w:t>
      </w:r>
      <w:r>
        <w:rPr>
          <w:rFonts w:ascii="Times New Roman" w:hAnsi="Times New Roman" w:eastAsia="Times New Roman" w:cs="Times New Roman"/>
          <w:color w:val="000000" w:themeColor="text1"/>
          <w:sz w:val="22"/>
          <w:szCs w:val="22"/>
        </w:rPr>
        <w:t xml:space="preserve">}, as shown on plans submitted by the Developer on ${</w:t>
      </w:r>
      <w:r>
        <w:rPr>
          <w:rFonts w:ascii="Times New Roman" w:hAnsi="Times New Roman" w:eastAsia="Times New Roman" w:cs="Times New Roman"/>
          <w:color w:val="000000" w:themeColor="text1"/>
          <w:sz w:val="22"/>
          <w:szCs w:val="22"/>
        </w:rPr>
        <w:t xml:space="preserve">created_at</w:t>
      </w:r>
      <w:r>
        <w:rPr>
          <w:rFonts w:ascii="Times New Roman" w:hAnsi="Times New Roman" w:eastAsia="Times New Roman" w:cs="Times New Roman"/>
          <w:color w:val="000000" w:themeColor="text1"/>
          <w:sz w:val="22"/>
          <w:szCs w:val="22"/>
        </w:rPr>
        <w:t xml:space="preserve">}, and approved with conditions by the Town Council on ${</w:t>
      </w:r>
      <w:r>
        <w:rPr>
          <w:rFonts w:ascii="Times New Roman" w:hAnsi="Times New Roman" w:eastAsia="Times New Roman" w:cs="Times New Roman"/>
          <w:color w:val="000000" w:themeColor="text1"/>
          <w:sz w:val="22"/>
          <w:szCs w:val="22"/>
        </w:rPr>
        <w:t xml:space="preserve">date_approved_by_council</w:t>
      </w:r>
      <w:r>
        <w:rPr>
          <w:rFonts w:ascii="Times New Roman" w:hAnsi="Times New Roman" w:eastAsia="Times New Roman" w:cs="Times New Roman"/>
          <w:color w:val="000000" w:themeColor="text1"/>
          <w:sz w:val="22"/>
          <w:szCs w:val="22"/>
        </w:rPr>
        <w:t xml:space="preserve">}, said conditions are an integral part of the Plans, hereinafter “Project;” and,</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602D396"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57BF3D7"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WHEREAS</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Developer has applied to </w:t>
      </w:r>
      <w:r>
        <w:rPr>
          <w:rFonts w:ascii="Times New Roman" w:hAnsi="Times New Roman" w:eastAsia="Times New Roman" w:cs="Times New Roman"/>
          <w:color w:val="000000" w:themeColor="text1"/>
          <w:sz w:val="22"/>
          <w:szCs w:val="22"/>
        </w:rPr>
        <w:t xml:space="preserve">the Town Council </w:t>
      </w:r>
      <w:r>
        <w:rPr>
          <w:rFonts w:ascii="Times New Roman" w:hAnsi="Times New Roman" w:eastAsia="Times New Roman" w:cs="Times New Roman"/>
          <w:color w:val="000000" w:themeColor="text1"/>
          <w:sz w:val="22"/>
          <w:szCs w:val="22"/>
        </w:rPr>
        <w:t xml:space="preserve">to </w:t>
      </w:r>
      <w:r>
        <w:rPr>
          <w:rFonts w:ascii="Times New Roman" w:hAnsi="Times New Roman" w:eastAsia="Times New Roman" w:cs="Times New Roman"/>
          <w:color w:val="000000" w:themeColor="text1"/>
          <w:sz w:val="22"/>
          <w:szCs w:val="22"/>
        </w:rPr>
        <w:t xml:space="preserve">rezone </w:t>
      </w:r>
      <w:r>
        <w:rPr>
          <w:rFonts w:ascii="Times New Roman" w:hAnsi="Times New Roman" w:eastAsia="Times New Roman" w:cs="Times New Roman"/>
          <w:color w:val="000000" w:themeColor="text1"/>
          <w:sz w:val="22"/>
          <w:szCs w:val="22"/>
        </w:rPr>
        <w:t xml:space="preserve">the </w:t>
      </w:r>
      <w:r>
        <w:rPr>
          <w:rFonts w:ascii="Times New Roman" w:hAnsi="Times New Roman" w:eastAsia="Times New Roman" w:cs="Times New Roman"/>
          <w:color w:val="000000" w:themeColor="text1"/>
          <w:sz w:val="22"/>
          <w:szCs w:val="22"/>
        </w:rPr>
        <w:t xml:space="preserve">a</w:t>
      </w:r>
      <w:r>
        <w:rPr>
          <w:rFonts w:ascii="Times New Roman" w:hAnsi="Times New Roman" w:eastAsia="Times New Roman" w:cs="Times New Roman"/>
          <w:color w:val="000000" w:themeColor="text1"/>
          <w:sz w:val="22"/>
          <w:szCs w:val="22"/>
        </w:rPr>
        <w:t xml:space="preserve"> portion of the Property</w:t>
      </w:r>
      <w:r>
        <w:rPr>
          <w:rFonts w:ascii="Times New Roman" w:hAnsi="Times New Roman" w:eastAsia="Times New Roman" w:cs="Times New Roman"/>
          <w:color w:val="000000" w:themeColor="text1"/>
          <w:sz w:val="22"/>
          <w:szCs w:val="22"/>
        </w:rPr>
        <w:t xml:space="preserve"> to </w:t>
      </w:r>
      <w:r>
        <w:rPr>
          <w:rFonts w:ascii="Times New Roman" w:hAnsi="Times New Roman" w:eastAsia="Times New Roman" w:cs="Times New Roman"/>
          <w:b/>
          <w:bCs/>
          <w:color w:val="000000" w:themeColor="text1"/>
          <w:sz w:val="22"/>
          <w:szCs w:val="22"/>
        </w:rPr>
        <w:t xml:space="preserve">MXR-CU </w:t>
      </w:r>
      <w:r>
        <w:rPr>
          <w:rFonts w:ascii="Times New Roman" w:hAnsi="Times New Roman" w:eastAsia="Times New Roman" w:cs="Times New Roman"/>
          <w:color w:val="000000" w:themeColor="text1"/>
          <w:sz w:val="22"/>
          <w:szCs w:val="22"/>
        </w:rPr>
        <w:t xml:space="preserve">(the “</w:t>
      </w:r>
      <w:r>
        <w:rPr>
          <w:rFonts w:ascii="Times New Roman" w:hAnsi="Times New Roman" w:eastAsia="Times New Roman" w:cs="Times New Roman"/>
          <w:color w:val="000000" w:themeColor="text1"/>
          <w:sz w:val="22"/>
          <w:szCs w:val="22"/>
          <w:u w:val="single"/>
        </w:rPr>
        <w:t xml:space="preserve">Rezoning</w:t>
      </w:r>
      <w:r>
        <w:rPr>
          <w:rFonts w:ascii="Times New Roman" w:hAnsi="Times New Roman" w:eastAsia="Times New Roman" w:cs="Times New Roman"/>
          <w:color w:val="000000" w:themeColor="text1"/>
          <w:sz w:val="22"/>
          <w:szCs w:val="22"/>
        </w:rPr>
        <w:t xml:space="preserve">”), to facilitate the Property’s uses to be consistent with the Town’s comprehensive plan (the “</w:t>
      </w:r>
      <w:r>
        <w:rPr>
          <w:rFonts w:ascii="Times New Roman" w:hAnsi="Times New Roman" w:eastAsia="Times New Roman" w:cs="Times New Roman"/>
          <w:color w:val="000000" w:themeColor="text1"/>
          <w:sz w:val="22"/>
          <w:szCs w:val="22"/>
          <w:u w:val="single"/>
        </w:rPr>
        <w:t xml:space="preserve">Comprehensive Plan</w:t>
      </w:r>
      <w:r>
        <w:rPr>
          <w:rFonts w:ascii="Times New Roman" w:hAnsi="Times New Roman" w:eastAsia="Times New Roman" w:cs="Times New Roman"/>
          <w:color w:val="000000" w:themeColor="text1"/>
          <w:sz w:val="22"/>
          <w:szCs w:val="22"/>
        </w:rPr>
        <w:t xml:space="preserve">”) by permitting the development of residential and</w:t>
      </w:r>
      <w:r>
        <w:rPr>
          <w:rFonts w:ascii="Times New Roman" w:hAnsi="Times New Roman" w:eastAsia="Times New Roman" w:cs="Times New Roman"/>
          <w:color w:val="000000" w:themeColor="text1"/>
          <w:sz w:val="22"/>
          <w:szCs w:val="22"/>
        </w:rPr>
        <w:t xml:space="preserve"> commercial </w:t>
      </w:r>
      <w:r>
        <w:rPr>
          <w:rFonts w:ascii="Times New Roman" w:hAnsi="Times New Roman" w:eastAsia="Times New Roman" w:cs="Times New Roman"/>
          <w:color w:val="000000" w:themeColor="text1"/>
          <w:sz w:val="22"/>
          <w:szCs w:val="22"/>
        </w:rPr>
        <w:t xml:space="preserve">uses; and,</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F464A7C"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6A4468D" w14:textId="77777777">
      <w:pPr>
        <w:pBdr/>
        <w:spacing/>
        <w:ind/>
        <w:jc w:val="both"/>
        <w:rPr>
          <w:rFonts w:ascii="Times New Roman" w:hAnsi="Times New Roman" w:cs="Times New Roman"/>
          <w:bCs/>
          <w:color w:val="000000" w:themeColor="text1"/>
          <w:sz w:val="22"/>
          <w:szCs w:val="22"/>
        </w:rPr>
      </w:pPr>
      <w:r>
        <w:rPr>
          <w:rFonts w:ascii="Times New Roman" w:hAnsi="Times New Roman" w:eastAsia="Times New Roman" w:cs="Times New Roman"/>
          <w:b/>
          <w:color w:val="000000" w:themeColor="text1"/>
          <w:sz w:val="22"/>
          <w:szCs w:val="22"/>
        </w:rPr>
        <w:tab/>
        <w:t xml:space="preserve">WHEREAS</w:t>
      </w:r>
      <w:r>
        <w:rPr>
          <w:rFonts w:ascii="Times New Roman" w:hAnsi="Times New Roman" w:eastAsia="Times New Roman" w:cs="Times New Roman"/>
          <w:bCs/>
          <w:color w:val="000000" w:themeColor="text1"/>
          <w:sz w:val="22"/>
          <w:szCs w:val="22"/>
        </w:rPr>
        <w:t xml:space="preserve">, as of the effective date of </w:t>
      </w:r>
      <w:r>
        <w:rPr>
          <w:rFonts w:ascii="Times New Roman" w:hAnsi="Times New Roman" w:eastAsia="Times New Roman" w:cs="Times New Roman"/>
          <w:bCs/>
          <w:color w:val="000000" w:themeColor="text1"/>
          <w:sz w:val="22"/>
          <w:szCs w:val="22"/>
        </w:rPr>
        <w:t xml:space="preserve">this Agreement</w:t>
      </w:r>
      <w:r>
        <w:rPr>
          <w:rFonts w:ascii="Times New Roman" w:hAnsi="Times New Roman" w:eastAsia="Times New Roman" w:cs="Times New Roman"/>
          <w:bCs/>
          <w:color w:val="000000" w:themeColor="text1"/>
          <w:sz w:val="22"/>
          <w:szCs w:val="22"/>
        </w:rPr>
        <w:t xml:space="preserve">, Developer is aware that there is insufficient </w:t>
      </w:r>
      <w:r>
        <w:rPr>
          <w:rFonts w:ascii="Times New Roman" w:hAnsi="Times New Roman" w:eastAsia="Times New Roman" w:cs="Times New Roman"/>
          <w:bCs/>
          <w:color w:val="000000" w:themeColor="text1"/>
          <w:sz w:val="22"/>
          <w:szCs w:val="22"/>
        </w:rPr>
        <w:t xml:space="preserve">utility</w:t>
      </w:r>
      <w:r>
        <w:rPr>
          <w:rFonts w:ascii="Times New Roman" w:hAnsi="Times New Roman" w:eastAsia="Times New Roman" w:cs="Times New Roman"/>
          <w:bCs/>
          <w:color w:val="000000" w:themeColor="text1"/>
          <w:sz w:val="22"/>
          <w:szCs w:val="22"/>
        </w:rPr>
        <w:t xml:space="preserve"> capacity to support development of the Site and no building permits shall be issued by the Town for new development on the Site until sufficient capacity exists</w:t>
      </w:r>
      <w:r>
        <w:rPr>
          <w:rFonts w:ascii="Times New Roman" w:hAnsi="Times New Roman" w:eastAsia="Times New Roman" w:cs="Times New Roman"/>
          <w:bCs/>
          <w:color w:val="000000" w:themeColor="text1"/>
          <w:sz w:val="22"/>
          <w:szCs w:val="22"/>
        </w:rPr>
        <w:t xml:space="preserve"> or can be reasonably demonstrated that it will exist prior to when sewer service is needed</w:t>
      </w:r>
      <w:r>
        <w:rPr>
          <w:rFonts w:ascii="Times New Roman" w:hAnsi="Times New Roman" w:eastAsia="Times New Roman" w:cs="Times New Roman"/>
          <w:bCs/>
          <w:color w:val="000000" w:themeColor="text1"/>
          <w:sz w:val="22"/>
          <w:szCs w:val="22"/>
        </w:rPr>
        <w:t xml:space="preserve"> to support any such proposed development; and, </w:t>
      </w:r>
      <w:r>
        <w:rPr>
          <w:rFonts w:ascii="Times New Roman" w:hAnsi="Times New Roman" w:eastAsia="Times New Roman" w:cs="Times New Roman"/>
          <w:bCs/>
          <w:color w:val="000000" w:themeColor="text1"/>
          <w:sz w:val="22"/>
          <w:szCs w:val="22"/>
        </w:rPr>
      </w:r>
      <w:r>
        <w:rPr>
          <w:rFonts w:ascii="Times New Roman" w:hAnsi="Times New Roman" w:cs="Times New Roman"/>
          <w:bCs/>
          <w:color w:val="000000" w:themeColor="text1"/>
          <w:sz w:val="22"/>
          <w:szCs w:val="22"/>
        </w:rPr>
      </w:r>
    </w:p>
    <w:p w14:paraId="673337FB" w14:textId="77777777">
      <w:pPr>
        <w:pBdr/>
        <w:spacing/>
        <w:ind/>
        <w:jc w:val="both"/>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32F79132"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color w:val="000000" w:themeColor="text1"/>
          <w:sz w:val="22"/>
          <w:szCs w:val="22"/>
        </w:rPr>
        <w:t xml:space="preserve">WHEREAS</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the  Developer</w:t>
      </w:r>
      <w:r>
        <w:rPr>
          <w:rFonts w:ascii="Times New Roman" w:hAnsi="Times New Roman" w:eastAsia="Times New Roman" w:cs="Times New Roman"/>
          <w:color w:val="000000" w:themeColor="text1"/>
          <w:sz w:val="22"/>
          <w:szCs w:val="22"/>
        </w:rPr>
        <w:t xml:space="preserve"> desires careful integration</w:t>
      </w:r>
      <w:r>
        <w:rPr>
          <w:rFonts w:ascii="Times New Roman" w:hAnsi="Times New Roman" w:eastAsia="Times New Roman" w:cs="Times New Roman"/>
          <w:color w:val="000000" w:themeColor="text1"/>
          <w:sz w:val="22"/>
          <w:szCs w:val="22"/>
        </w:rPr>
        <w:t xml:space="preserve"> between public and private capital facilities planning, financing and construction, and further desires sufficient assurances that development standards, ordinances, policies and procedures remain stable throughout the extended period of development; and,</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E89EC0D"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C319419"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color w:val="000000" w:themeColor="text1"/>
          <w:sz w:val="22"/>
          <w:szCs w:val="22"/>
        </w:rPr>
        <w:t xml:space="preserve">WHEREAS</w:t>
      </w:r>
      <w:r>
        <w:rPr>
          <w:rFonts w:ascii="Times New Roman" w:hAnsi="Times New Roman" w:eastAsia="Times New Roman" w:cs="Times New Roman"/>
          <w:color w:val="000000" w:themeColor="text1"/>
          <w:sz w:val="22"/>
          <w:szCs w:val="22"/>
        </w:rPr>
        <w:t xml:space="preserve">, the Town has enacted a subdivision control ordinance and a comprehensive zoning ordinance which are </w:t>
      </w:r>
      <w:r>
        <w:rPr>
          <w:rFonts w:ascii="Times New Roman" w:hAnsi="Times New Roman" w:eastAsia="Times New Roman" w:cs="Times New Roman"/>
          <w:color w:val="000000" w:themeColor="text1"/>
          <w:sz w:val="22"/>
          <w:szCs w:val="22"/>
        </w:rPr>
        <w:t xml:space="preserve">codified  in</w:t>
      </w:r>
      <w:r>
        <w:rPr>
          <w:rFonts w:ascii="Times New Roman" w:hAnsi="Times New Roman" w:eastAsia="Times New Roman" w:cs="Times New Roman"/>
          <w:color w:val="000000" w:themeColor="text1"/>
          <w:sz w:val="22"/>
          <w:szCs w:val="22"/>
        </w:rPr>
        <w:t xml:space="preserve"> a Unified Development Ordinance (“</w:t>
      </w:r>
      <w:r>
        <w:rPr>
          <w:rFonts w:ascii="Times New Roman" w:hAnsi="Times New Roman" w:eastAsia="Times New Roman" w:cs="Times New Roman"/>
          <w:color w:val="000000" w:themeColor="text1"/>
          <w:sz w:val="22"/>
          <w:szCs w:val="22"/>
          <w:u w:val="single"/>
        </w:rPr>
        <w:t xml:space="preserve">UDO</w:t>
      </w:r>
      <w:r>
        <w:rPr>
          <w:rFonts w:ascii="Times New Roman" w:hAnsi="Times New Roman" w:eastAsia="Times New Roman" w:cs="Times New Roman"/>
          <w:color w:val="000000" w:themeColor="text1"/>
          <w:sz w:val="22"/>
          <w:szCs w:val="22"/>
        </w:rPr>
        <w:t xml:space="preserve">”), pursuant to N.C.G.S. §160D-801 which provides for the orderly control of growth and development in the Town in general and on the Site; and,</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50B7A11" w14:textId="77777777">
      <w:pPr>
        <w:pBdr/>
        <w:spacing/>
        <w:ind w:firstLine="720"/>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6456C919"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b/>
          <w:color w:val="000000" w:themeColor="text1"/>
          <w:sz w:val="22"/>
          <w:szCs w:val="22"/>
        </w:rPr>
        <w:t xml:space="preserve">WHEREAS</w:t>
      </w:r>
      <w:r>
        <w:rPr>
          <w:rFonts w:ascii="Times New Roman" w:hAnsi="Times New Roman" w:eastAsia="Times New Roman" w:cs="Times New Roman"/>
          <w:color w:val="000000" w:themeColor="text1"/>
          <w:sz w:val="22"/>
          <w:szCs w:val="22"/>
        </w:rPr>
        <w:t xml:space="preserve">, the Town requires, pursuant to N.C.G.S. §160D and UDO the dedication and construction of s</w:t>
      </w:r>
      <w:r>
        <w:rPr>
          <w:rFonts w:ascii="Times New Roman" w:hAnsi="Times New Roman" w:eastAsia="Times New Roman" w:cs="Times New Roman"/>
          <w:color w:val="000000" w:themeColor="text1"/>
          <w:sz w:val="22"/>
          <w:szCs w:val="22"/>
        </w:rPr>
        <w:t xml:space="preserve">treets and rights of way and other infrastructure and for the distribution of population and traffic in such a manner that will avoid congestion and overcrowding and will create conditions essential to public health, safety, and the general welfare; and,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6DA5A3"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9784B16"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WHEREAS, </w:t>
      </w:r>
      <w:r>
        <w:rPr>
          <w:rFonts w:ascii="Times New Roman" w:hAnsi="Times New Roman" w:eastAsia="Times New Roman" w:cs="Times New Roman"/>
          <w:color w:val="000000" w:themeColor="text1"/>
          <w:sz w:val="22"/>
          <w:szCs w:val="22"/>
        </w:rPr>
        <w:t xml:space="preserve">the Town has enacted a Water Resource Management Policy (see. </w:t>
      </w:r>
      <w:hyperlink r:id="rId10" w:tooltip="https://www.hollyspringsnc.gov/DocumentCenter/View/44266/3_00_WaterResourceManagementPolicy_Sup20" w:history="1">
        <w:r>
          <w:rPr>
            <w:rStyle w:val="931"/>
            <w:rFonts w:ascii="Times New Roman" w:hAnsi="Times New Roman" w:eastAsia="Times New Roman" w:cs="Times New Roman"/>
            <w:sz w:val="22"/>
            <w:szCs w:val="22"/>
          </w:rPr>
          <w:t xml:space="preserve">https://www.hollyspringsnc.gov/DocumentCenter/View/44266/3_00_WaterResourceManagementPolicy_Sup20</w:t>
        </w:r>
      </w:hyperlink>
      <w:r>
        <w:rPr>
          <w:rFonts w:ascii="Times New Roman" w:hAnsi="Times New Roman" w:eastAsia="Times New Roman" w:cs="Times New Roman"/>
          <w:color w:val="000000" w:themeColor="text1"/>
          <w:sz w:val="22"/>
          <w:szCs w:val="22"/>
        </w:rPr>
        <w:t xml:space="preserve">) (the “</w:t>
      </w:r>
      <w:r>
        <w:rPr>
          <w:rFonts w:ascii="Times New Roman" w:hAnsi="Times New Roman" w:eastAsia="Times New Roman" w:cs="Times New Roman"/>
          <w:color w:val="000000" w:themeColor="text1"/>
          <w:sz w:val="22"/>
          <w:szCs w:val="22"/>
          <w:u w:val="single"/>
        </w:rPr>
        <w:t xml:space="preserve">WRMP</w:t>
      </w:r>
      <w:r>
        <w:rPr>
          <w:rFonts w:ascii="Times New Roman" w:hAnsi="Times New Roman" w:eastAsia="Times New Roman" w:cs="Times New Roman"/>
          <w:color w:val="000000" w:themeColor="text1"/>
          <w:sz w:val="22"/>
          <w:szCs w:val="22"/>
        </w:rPr>
        <w:t xml:space="preserve">”) to ensure the adequate water and sewer supply for the Town generally and the Property specifically, and Developer consents to abide by this policy; and,</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6E561FC"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8ECD5F7"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b/>
          <w:color w:val="000000" w:themeColor="text1"/>
          <w:sz w:val="22"/>
          <w:szCs w:val="22"/>
        </w:rPr>
        <w:t xml:space="preserve">WHEREAS, </w:t>
      </w:r>
      <w:r>
        <w:rPr>
          <w:rFonts w:ascii="Times New Roman" w:hAnsi="Times New Roman" w:eastAsia="Times New Roman" w:cs="Times New Roman"/>
          <w:color w:val="000000" w:themeColor="text1"/>
          <w:sz w:val="22"/>
          <w:szCs w:val="22"/>
        </w:rPr>
        <w:t xml:space="preserve">the Town is authorized to enter into this Agreement pursuant to N.C.G.S. §160A-20, §160D-1001(b), and §160D-1003</w:t>
      </w:r>
      <w:r>
        <w:rPr>
          <w:rFonts w:ascii="Times New Roman" w:hAnsi="Times New Roman" w:eastAsia="Times New Roman" w:cs="Times New Roman"/>
          <w:iCs/>
          <w:color w:val="000000" w:themeColor="text1"/>
          <w:sz w:val="22"/>
          <w:szCs w:val="22"/>
        </w:rPr>
        <w:t xml:space="preserve">, </w:t>
      </w:r>
      <w:r>
        <w:rPr>
          <w:rFonts w:ascii="Times New Roman" w:hAnsi="Times New Roman" w:eastAsia="Times New Roman" w:cs="Times New Roman"/>
          <w:color w:val="000000" w:themeColor="text1"/>
          <w:sz w:val="22"/>
          <w:szCs w:val="22"/>
        </w:rPr>
        <w:t xml:space="preserve">and may contract with Developer to carry out the public purposes set forth herein pursuant to N.C.G.S. §160D-1001(a) and the Town Council of Holly Springs has determined that it is in the best interests of its citizens to do so; and,</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D94144"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9A9B40E"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color w:val="000000" w:themeColor="text1"/>
          <w:sz w:val="22"/>
          <w:szCs w:val="22"/>
        </w:rPr>
        <w:t xml:space="preserve">WHEREAS</w:t>
      </w:r>
      <w:r>
        <w:rPr>
          <w:rFonts w:ascii="Times New Roman" w:hAnsi="Times New Roman" w:eastAsia="Times New Roman" w:cs="Times New Roman"/>
          <w:color w:val="000000" w:themeColor="text1"/>
          <w:sz w:val="22"/>
          <w:szCs w:val="22"/>
        </w:rPr>
        <w:t xml:space="preserve">, the Town requires certain fees to be paid up</w:t>
      </w:r>
      <w:r>
        <w:rPr>
          <w:rFonts w:ascii="Times New Roman" w:hAnsi="Times New Roman" w:eastAsia="Times New Roman" w:cs="Times New Roman"/>
          <w:color w:val="000000" w:themeColor="text1"/>
          <w:sz w:val="22"/>
          <w:szCs w:val="22"/>
        </w:rPr>
        <w:t xml:space="preserve">on development of land and for the granting of a building permit and other permits and approvals, said fees being listed in the Town’s annual budget and Developer, in consideration of the foregoing benefits enjoyed by this Agreement hereby agrees that it (</w:t>
      </w:r>
      <w:r>
        <w:rPr>
          <w:rFonts w:ascii="Times New Roman" w:hAnsi="Times New Roman" w:eastAsia="Times New Roman" w:cs="Times New Roman"/>
          <w:color w:val="000000" w:themeColor="text1"/>
          <w:sz w:val="22"/>
          <w:szCs w:val="22"/>
        </w:rPr>
        <w:t xml:space="preserve">i</w:t>
      </w:r>
      <w:r>
        <w:rPr>
          <w:rFonts w:ascii="Times New Roman" w:hAnsi="Times New Roman" w:eastAsia="Times New Roman" w:cs="Times New Roman"/>
          <w:color w:val="000000" w:themeColor="text1"/>
          <w:sz w:val="22"/>
          <w:szCs w:val="22"/>
        </w:rPr>
        <w:t xml:space="preserve">) is famil</w:t>
      </w:r>
      <w:r>
        <w:rPr>
          <w:rFonts w:ascii="Times New Roman" w:hAnsi="Times New Roman" w:eastAsia="Times New Roman" w:cs="Times New Roman"/>
          <w:color w:val="000000" w:themeColor="text1"/>
          <w:sz w:val="22"/>
          <w:szCs w:val="22"/>
        </w:rPr>
        <w:t xml:space="preserve">iar with these fees as currently listed on the Town’s website pursuant to its annual adopted budget ordinance, (ii) does not dispute the reasonableness of these fees as currently listed; and (iii) except as provided for herein , hereby agrees to timely pay</w:t>
      </w:r>
      <w:r>
        <w:rPr>
          <w:rFonts w:ascii="Times New Roman" w:hAnsi="Times New Roman" w:eastAsia="Times New Roman" w:cs="Times New Roman"/>
          <w:color w:val="000000" w:themeColor="text1"/>
          <w:sz w:val="22"/>
          <w:szCs w:val="22"/>
        </w:rPr>
        <w:t xml:space="preserve"> all normal and customary fees to the extent applicable to Developer in connection with its development of the Site at such time as the applicable fee becomes due to the Town in the ordinary course of development unless otherwise provided for herein; and,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E6D5B92"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45ECBC1"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color w:val="000000" w:themeColor="text1"/>
          <w:sz w:val="22"/>
          <w:szCs w:val="22"/>
        </w:rPr>
        <w:t xml:space="preserve">WHEREAS</w:t>
      </w:r>
      <w:r>
        <w:rPr>
          <w:rFonts w:ascii="Times New Roman" w:hAnsi="Times New Roman" w:eastAsia="Times New Roman" w:cs="Times New Roman"/>
          <w:color w:val="000000" w:themeColor="text1"/>
          <w:sz w:val="22"/>
          <w:szCs w:val="22"/>
        </w:rPr>
        <w:t xml:space="preserve">, pursuant to N.C.G.S. §160D-1005, on</w:t>
      </w:r>
      <w:r>
        <w:rPr>
          <w:rFonts w:ascii="Times New Roman" w:hAnsi="Times New Roman" w:eastAsia="Times New Roman" w:cs="Times New Roman"/>
          <w:b/>
          <w:bCs/>
          <w:color w:val="000000" w:themeColor="text1"/>
          <w:sz w:val="22"/>
          <w:szCs w:val="22"/>
        </w:rPr>
        <w:t xml:space="preserve"> ${</w:t>
      </w:r>
      <w:r>
        <w:rPr>
          <w:rFonts w:ascii="Times New Roman" w:hAnsi="Times New Roman" w:eastAsia="Times New Roman" w:cs="Times New Roman"/>
          <w:b/>
          <w:bCs/>
          <w:color w:val="000000" w:themeColor="text1"/>
          <w:sz w:val="22"/>
          <w:szCs w:val="22"/>
        </w:rPr>
        <w:t xml:space="preserve">da_town_council_hearing_date</w:t>
      </w:r>
      <w:r>
        <w:rPr>
          <w:rFonts w:ascii="Times New Roman" w:hAnsi="Times New Roman" w:eastAsia="Times New Roman" w:cs="Times New Roman"/>
          <w:b/>
          <w:bCs/>
          <w:color w:val="000000" w:themeColor="text1"/>
          <w:sz w:val="22"/>
          <w:szCs w:val="22"/>
        </w:rPr>
        <w:t xml:space="preserve">} </w:t>
      </w:r>
      <w:r>
        <w:rPr>
          <w:rFonts w:ascii="Times New Roman" w:hAnsi="Times New Roman" w:eastAsia="Times New Roman" w:cs="Times New Roman"/>
          <w:color w:val="000000" w:themeColor="text1"/>
          <w:sz w:val="22"/>
          <w:szCs w:val="22"/>
        </w:rPr>
        <w:t xml:space="preserve">the Town Council conducted a public hearing on this Agreement, closed the public hearing, approved this Agreement, and authorized the Town’s execution of the same.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3BB6B2D"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80B82CD" w14:textId="77777777">
      <w:pPr>
        <w:pBdr/>
        <w:spacing/>
        <w:ind w:firstLine="720"/>
        <w:jc w:val="both"/>
        <w:rPr>
          <w:rFonts w:ascii="Times New Roman" w:hAnsi="Times New Roman" w:cs="Times New Roman"/>
          <w:color w:val="000000" w:themeColor="text1"/>
          <w:sz w:val="22"/>
          <w:szCs w:val="22"/>
        </w:rPr>
      </w:pPr>
      <w:r>
        <w:rPr>
          <w:rFonts w:ascii="Times New Roman" w:hAnsi="Times New Roman" w:eastAsia="Times New Roman" w:cs="Times New Roman"/>
          <w:b/>
          <w:bCs/>
          <w:color w:val="000000" w:themeColor="text1"/>
          <w:sz w:val="22"/>
          <w:szCs w:val="22"/>
        </w:rPr>
        <w:t xml:space="preserve">NOW, THEREFORE</w:t>
      </w:r>
      <w:r>
        <w:rPr>
          <w:rFonts w:ascii="Times New Roman" w:hAnsi="Times New Roman" w:eastAsia="Times New Roman" w:cs="Times New Roman"/>
          <w:color w:val="000000" w:themeColor="text1"/>
          <w:sz w:val="22"/>
          <w:szCs w:val="22"/>
        </w:rPr>
        <w:t xml:space="preserve">, in consideration of the mutual promises and covenants contained herein the Town and Developer agree as follows: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CA5CA10"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F45AE9D"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ARTICLE I</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F489EF8"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075314" w14:textId="77777777">
      <w:pPr>
        <w:numPr>
          <w:ilvl w:val="0"/>
          <w:numId w:val="2"/>
        </w:numPr>
        <w:pBdr/>
        <w:tabs>
          <w:tab w:val="clear" w:leader="none" w:pos="1440"/>
        </w:tabs>
        <w:spacing/>
        <w:ind w:firstLine="360" w:left="0"/>
        <w:rPr>
          <w:rFonts w:ascii="Times New Roman" w:hAnsi="Times New Roman" w:cs="Times New Roman"/>
          <w:color w:val="000000" w:themeColor="text1"/>
          <w:sz w:val="22"/>
          <w:szCs w:val="22"/>
        </w:rPr>
      </w:pPr>
      <w:r>
        <w:rPr>
          <w:rFonts w:ascii="Times New Roman" w:hAnsi="Times New Roman" w:eastAsia="Times New Roman" w:cs="Times New Roman"/>
          <w:b/>
          <w:color w:val="000000" w:themeColor="text1"/>
          <w:sz w:val="22"/>
          <w:szCs w:val="22"/>
        </w:rPr>
        <w:t xml:space="preserve">Definitions</w:t>
      </w:r>
      <w:r>
        <w:rPr>
          <w:rFonts w:ascii="Times New Roman" w:hAnsi="Times New Roman" w:eastAsia="Times New Roman" w:cs="Times New Roman"/>
          <w:color w:val="000000" w:themeColor="text1"/>
          <w:sz w:val="22"/>
          <w:szCs w:val="22"/>
        </w:rPr>
        <w:t xml:space="preserve">:  The terms below shall have the following meanings as used herein: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40B0EF0" w14:textId="77777777">
      <w:pPr>
        <w:pBdr/>
        <w:spacing/>
        <w:ind w:left="72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74903F4"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Actual Costs</w:t>
      </w:r>
      <w:r>
        <w:rPr>
          <w:rFonts w:ascii="Times New Roman" w:hAnsi="Times New Roman" w:eastAsia="Times New Roman" w:cs="Times New Roman"/>
          <w:color w:val="000000" w:themeColor="text1"/>
          <w:sz w:val="22"/>
          <w:szCs w:val="22"/>
        </w:rPr>
        <w:t xml:space="preserve">:  The amou</w:t>
      </w:r>
      <w:r>
        <w:rPr>
          <w:rFonts w:ascii="Times New Roman" w:hAnsi="Times New Roman" w:eastAsia="Times New Roman" w:cs="Times New Roman"/>
          <w:color w:val="000000" w:themeColor="text1"/>
          <w:sz w:val="22"/>
          <w:szCs w:val="22"/>
        </w:rPr>
        <w:t xml:space="preserve">nt of true costs actually incurred for construction of a certain project described herein upon final completion and approval by the Town, inclusive of the cost of acquiring easements or rights of way from those not party to this agreement, but exclusive of</w:t>
      </w:r>
      <w:r>
        <w:rPr>
          <w:rFonts w:ascii="Times New Roman" w:hAnsi="Times New Roman" w:eastAsia="Times New Roman" w:cs="Times New Roman"/>
          <w:color w:val="000000" w:themeColor="text1"/>
          <w:sz w:val="22"/>
          <w:szCs w:val="22"/>
        </w:rPr>
        <w:t xml:space="preserve"> any administrative costs (i.e., profit and overhead) of Developer for the administration of a separate construction contract, or any project construction contingency. Any such costs which herein after are agreed to be reimbursed or otherwise paid by the T</w:t>
      </w:r>
      <w:r>
        <w:rPr>
          <w:rFonts w:ascii="Times New Roman" w:hAnsi="Times New Roman" w:eastAsia="Times New Roman" w:cs="Times New Roman"/>
          <w:color w:val="000000" w:themeColor="text1"/>
          <w:sz w:val="22"/>
          <w:szCs w:val="22"/>
        </w:rPr>
        <w:t xml:space="preserve">own shall be audited by the Town under generally accepted accounting principles for governments for a period of three (3) years after the last act under this Agreement. Developer’s right of reimbursement for Actual Costs pursuant to the terms of this Agree</w:t>
      </w:r>
      <w:r>
        <w:rPr>
          <w:rFonts w:ascii="Times New Roman" w:hAnsi="Times New Roman" w:eastAsia="Times New Roman" w:cs="Times New Roman"/>
          <w:color w:val="000000" w:themeColor="text1"/>
          <w:sz w:val="22"/>
          <w:szCs w:val="22"/>
        </w:rPr>
        <w:t xml:space="preserve">ment is contingent upon Developer first receiving from the Town advance written consent to the expected cost of an applicable transaction before the cost is incurred, provided, that such consent shall not be unreasonably withheld or delayed by the Town.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729574B"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806C62B"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Concept Plans</w:t>
      </w:r>
      <w:r>
        <w:rPr>
          <w:rFonts w:ascii="Times New Roman" w:hAnsi="Times New Roman" w:eastAsia="Times New Roman" w:cs="Times New Roman"/>
          <w:color w:val="000000" w:themeColor="text1"/>
          <w:sz w:val="22"/>
          <w:szCs w:val="22"/>
        </w:rPr>
        <w:t xml:space="preserve">:  Concept Plan as used in this Agreement refers to the Concept Plan for the Development previously submitted by Developer to the Town, if any.</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6ED2500"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2B178D9"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Development</w:t>
      </w:r>
      <w:r>
        <w:rPr>
          <w:rFonts w:ascii="Times New Roman" w:hAnsi="Times New Roman" w:eastAsia="Times New Roman" w:cs="Times New Roman"/>
          <w:color w:val="000000" w:themeColor="text1"/>
          <w:sz w:val="22"/>
          <w:szCs w:val="22"/>
        </w:rPr>
        <w:t xml:space="preserve">:  Generally defined as the planning for or carrying out of a building activity, the making of a material change in the use or appearance of any structure or property, or the dividing of land into two or more parcels. “</w:t>
      </w:r>
      <w:r>
        <w:rPr>
          <w:rFonts w:ascii="Times New Roman" w:hAnsi="Times New Roman" w:eastAsia="Times New Roman" w:cs="Times New Roman"/>
          <w:color w:val="000000" w:themeColor="text1"/>
          <w:sz w:val="22"/>
          <w:szCs w:val="22"/>
          <w:u w:val="single"/>
        </w:rPr>
        <w:t xml:space="preserve">Development</w:t>
      </w:r>
      <w:r>
        <w:rPr>
          <w:rFonts w:ascii="Times New Roman" w:hAnsi="Times New Roman" w:eastAsia="Times New Roman" w:cs="Times New Roman"/>
          <w:color w:val="000000" w:themeColor="text1"/>
          <w:sz w:val="22"/>
          <w:szCs w:val="22"/>
        </w:rPr>
        <w:t xml:space="preserve">,” as designated in a law or development permit, includes the planning for and all </w:t>
      </w:r>
      <w:bookmarkStart w:id="0" w:name="Document2zzSDUNumber5"/>
      <w:r>
        <w:rPr>
          <w:rFonts w:ascii="Times New Roman" w:hAnsi="Times New Roman" w:eastAsia="Times New Roman" w:cs="Times New Roman"/>
          <w:sz w:val="22"/>
          <w:szCs w:val="22"/>
        </w:rPr>
      </w:r>
      <w:bookmarkEnd w:id="0"/>
      <w:r>
        <w:rPr>
          <w:rFonts w:ascii="Times New Roman" w:hAnsi="Times New Roman" w:eastAsia="Times New Roman" w:cs="Times New Roman"/>
          <w:color w:val="000000" w:themeColor="text1"/>
          <w:sz w:val="22"/>
          <w:szCs w:val="22"/>
        </w:rPr>
        <w:t xml:space="preserve">other activity customarily associated with it unless otherwise specified.  When appropriate to the context, “</w:t>
      </w:r>
      <w:r>
        <w:rPr>
          <w:rFonts w:ascii="Times New Roman" w:hAnsi="Times New Roman" w:eastAsia="Times New Roman" w:cs="Times New Roman"/>
          <w:color w:val="000000" w:themeColor="text1"/>
          <w:sz w:val="22"/>
          <w:szCs w:val="22"/>
          <w:u w:val="single"/>
        </w:rPr>
        <w:t xml:space="preserve">Development</w:t>
      </w:r>
      <w:r>
        <w:rPr>
          <w:rFonts w:ascii="Times New Roman" w:hAnsi="Times New Roman" w:eastAsia="Times New Roman" w:cs="Times New Roman"/>
          <w:color w:val="000000" w:themeColor="text1"/>
          <w:sz w:val="22"/>
          <w:szCs w:val="22"/>
        </w:rPr>
        <w:t xml:space="preserve">” refers to the planning for or the act of developing or to the result of development. Specifically, in this Agreement, the term “</w:t>
      </w:r>
      <w:r>
        <w:rPr>
          <w:rFonts w:ascii="Times New Roman" w:hAnsi="Times New Roman" w:eastAsia="Times New Roman" w:cs="Times New Roman"/>
          <w:color w:val="000000" w:themeColor="text1"/>
          <w:sz w:val="22"/>
          <w:szCs w:val="22"/>
          <w:u w:val="single"/>
        </w:rPr>
        <w:t xml:space="preserve">Development</w:t>
      </w:r>
      <w:r>
        <w:rPr>
          <w:rFonts w:ascii="Times New Roman" w:hAnsi="Times New Roman" w:eastAsia="Times New Roman" w:cs="Times New Roman"/>
          <w:color w:val="000000" w:themeColor="text1"/>
          <w:sz w:val="22"/>
          <w:szCs w:val="22"/>
        </w:rPr>
        <w:t xml:space="preserve">” refers to the construction by Developer of all building activities associated with the Concept Plans and Development Permits occurring on the Site during the Term of this Agreement.</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D75DC72"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D96E36C"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Development Permit</w:t>
      </w:r>
      <w:r>
        <w:rPr>
          <w:rFonts w:ascii="Times New Roman" w:hAnsi="Times New Roman" w:eastAsia="Times New Roman" w:cs="Times New Roman"/>
          <w:color w:val="000000" w:themeColor="text1"/>
          <w:sz w:val="22"/>
          <w:szCs w:val="22"/>
        </w:rPr>
        <w:t xml:space="preserve">:  A building permit, zoning permit,</w:t>
      </w:r>
      <w:r>
        <w:rPr>
          <w:rFonts w:ascii="Times New Roman" w:hAnsi="Times New Roman" w:eastAsia="Times New Roman" w:cs="Times New Roman"/>
          <w:color w:val="000000" w:themeColor="text1"/>
          <w:sz w:val="22"/>
          <w:szCs w:val="22"/>
        </w:rPr>
        <w:t xml:space="preserve"> utility permit,</w:t>
      </w:r>
      <w:r>
        <w:rPr>
          <w:rFonts w:ascii="Times New Roman" w:hAnsi="Times New Roman" w:eastAsia="Times New Roman" w:cs="Times New Roman"/>
          <w:color w:val="000000" w:themeColor="text1"/>
          <w:sz w:val="22"/>
          <w:szCs w:val="22"/>
        </w:rPr>
        <w:t xml:space="preserve"> subdivision approval, special use permit, variance, or any other official action of the Town having the effect of permitting the Development of property.</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09F871F"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30F5E6C"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Land Development Regulations</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 Ordinances and regulations enacted by the Town for the regulation of any aspect of development and includes zoning, subdivision, or any other land development ordinances, including but not limited the Town of Holly Springs Unified Development Ordinance (“</w:t>
      </w:r>
      <w:r>
        <w:rPr>
          <w:rFonts w:ascii="Times New Roman" w:hAnsi="Times New Roman" w:eastAsia="Times New Roman" w:cs="Times New Roman"/>
          <w:color w:val="000000" w:themeColor="text1"/>
          <w:sz w:val="22"/>
          <w:szCs w:val="22"/>
          <w:u w:val="single"/>
        </w:rPr>
        <w:t xml:space="preserve">UDO</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FA60483"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F081288"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Laws</w:t>
      </w:r>
      <w:r>
        <w:rPr>
          <w:rFonts w:ascii="Times New Roman" w:hAnsi="Times New Roman" w:eastAsia="Times New Roman" w:cs="Times New Roman"/>
          <w:color w:val="000000" w:themeColor="text1"/>
          <w:sz w:val="22"/>
          <w:szCs w:val="22"/>
        </w:rPr>
        <w:t xml:space="preserve">:  All ordina</w:t>
      </w:r>
      <w:r>
        <w:rPr>
          <w:rFonts w:ascii="Times New Roman" w:hAnsi="Times New Roman" w:eastAsia="Times New Roman" w:cs="Times New Roman"/>
          <w:color w:val="000000" w:themeColor="text1"/>
          <w:sz w:val="22"/>
          <w:szCs w:val="22"/>
        </w:rPr>
        <w:t xml:space="preserve">nces, resolutions, regulations, comprehensive plans, land development regulations, policies, and rules adopted by the Town affecting the development of property, and includes laws governing permitted uses of the property, density, design, and improvements.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3BBBD02"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44EA1C9"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NCDOT</w:t>
      </w:r>
      <w:r>
        <w:rPr>
          <w:rFonts w:ascii="Times New Roman" w:hAnsi="Times New Roman" w:eastAsia="Times New Roman" w:cs="Times New Roman"/>
          <w:color w:val="000000" w:themeColor="text1"/>
          <w:sz w:val="22"/>
          <w:szCs w:val="22"/>
        </w:rPr>
        <w:t xml:space="preserve">: the North Carolina Department of Transportation.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7A16E5D"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713D788"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Offsite Infrastructure</w:t>
      </w:r>
      <w:r>
        <w:rPr>
          <w:rFonts w:ascii="Times New Roman" w:hAnsi="Times New Roman" w:eastAsia="Times New Roman" w:cs="Times New Roman"/>
          <w:color w:val="000000" w:themeColor="text1"/>
          <w:sz w:val="22"/>
          <w:szCs w:val="22"/>
        </w:rPr>
        <w:t xml:space="preserve">: The public sanitary sewer gravity line, all potable waterlines, transportation improvements, and other Town-owned equipment or facilities not located on the Site.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F40258B"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AED149E"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Person</w:t>
      </w:r>
      <w:r>
        <w:rPr>
          <w:rFonts w:ascii="Times New Roman" w:hAnsi="Times New Roman" w:eastAsia="Times New Roman" w:cs="Times New Roman"/>
          <w:color w:val="000000" w:themeColor="text1"/>
          <w:sz w:val="22"/>
          <w:szCs w:val="22"/>
        </w:rPr>
        <w:t xml:space="preserve">: An individual, corporation, business or land trust, estate, trust, partnership, association, two or more persons having a joint or common interest, State agency, or any legal entity.</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43CEA68"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FF97F1B"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Property:</w:t>
      </w:r>
      <w:r>
        <w:rPr>
          <w:rFonts w:ascii="Times New Roman" w:hAnsi="Times New Roman" w:eastAsia="Times New Roman" w:cs="Times New Roman"/>
          <w:color w:val="000000" w:themeColor="text1"/>
          <w:sz w:val="22"/>
          <w:szCs w:val="22"/>
        </w:rPr>
        <w:t xml:space="preserve">  The parcel of land described in Exhibit A that is the subject of this Agreement.  Also referred to as the “</w:t>
      </w:r>
      <w:r>
        <w:rPr>
          <w:rFonts w:ascii="Times New Roman" w:hAnsi="Times New Roman" w:eastAsia="Times New Roman" w:cs="Times New Roman"/>
          <w:color w:val="000000" w:themeColor="text1"/>
          <w:sz w:val="22"/>
          <w:szCs w:val="22"/>
          <w:u w:val="single"/>
        </w:rPr>
        <w:t xml:space="preserve">Site</w:t>
      </w:r>
      <w:r>
        <w:rPr>
          <w:rFonts w:ascii="Times New Roman" w:hAnsi="Times New Roman" w:eastAsia="Times New Roman" w:cs="Times New Roman"/>
          <w:color w:val="000000" w:themeColor="text1"/>
          <w:sz w:val="22"/>
          <w:szCs w:val="22"/>
        </w:rPr>
        <w:t xml:space="preserve">.” Any subsequent annexation of parcels by Developer other than descried herein would constitute a major modification of this Agreement and require an additional public hearing.</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18E1B3C"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3B779E7"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Public Infrastructure or Public Infrastructure Improvements</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The </w:t>
      </w:r>
      <w:r>
        <w:rPr>
          <w:rFonts w:ascii="Times New Roman" w:hAnsi="Times New Roman" w:eastAsia="Times New Roman" w:cs="Times New Roman"/>
          <w:color w:val="000000" w:themeColor="text1"/>
          <w:sz w:val="22"/>
          <w:szCs w:val="22"/>
        </w:rPr>
        <w:t xml:space="preserve">Road </w:t>
      </w:r>
      <w:r>
        <w:rPr>
          <w:rFonts w:ascii="Times New Roman" w:hAnsi="Times New Roman" w:eastAsia="Times New Roman" w:cs="Times New Roman"/>
          <w:color w:val="000000" w:themeColor="text1"/>
          <w:sz w:val="22"/>
          <w:szCs w:val="22"/>
        </w:rPr>
        <w:t xml:space="preserve">I</w:t>
      </w:r>
      <w:r>
        <w:rPr>
          <w:rFonts w:ascii="Times New Roman" w:hAnsi="Times New Roman" w:eastAsia="Times New Roman" w:cs="Times New Roman"/>
          <w:color w:val="000000" w:themeColor="text1"/>
          <w:sz w:val="22"/>
          <w:szCs w:val="22"/>
        </w:rPr>
        <w:t xml:space="preserve">mprovements</w:t>
      </w:r>
      <w:r>
        <w:rPr>
          <w:rFonts w:ascii="Times New Roman" w:hAnsi="Times New Roman" w:eastAsia="Times New Roman" w:cs="Times New Roman"/>
          <w:color w:val="000000" w:themeColor="text1"/>
          <w:sz w:val="22"/>
          <w:szCs w:val="22"/>
        </w:rPr>
        <w:t xml:space="preserve"> (as defined herein)</w:t>
      </w:r>
      <w:r>
        <w:rPr>
          <w:rFonts w:ascii="Times New Roman" w:hAnsi="Times New Roman" w:eastAsia="Times New Roman" w:cs="Times New Roman"/>
          <w:color w:val="000000" w:themeColor="text1"/>
          <w:sz w:val="22"/>
          <w:szCs w:val="22"/>
        </w:rPr>
        <w:t xml:space="preserve">, sidewalk improvements, </w:t>
      </w:r>
      <w:r>
        <w:rPr>
          <w:rFonts w:ascii="Times New Roman" w:hAnsi="Times New Roman" w:eastAsia="Times New Roman" w:cs="Times New Roman"/>
          <w:color w:val="000000" w:themeColor="text1"/>
          <w:sz w:val="22"/>
          <w:szCs w:val="22"/>
        </w:rPr>
        <w:t xml:space="preserve">Sewer</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I</w:t>
      </w:r>
      <w:r>
        <w:rPr>
          <w:rFonts w:ascii="Times New Roman" w:hAnsi="Times New Roman" w:eastAsia="Times New Roman" w:cs="Times New Roman"/>
          <w:color w:val="000000" w:themeColor="text1"/>
          <w:sz w:val="22"/>
          <w:szCs w:val="22"/>
        </w:rPr>
        <w:t xml:space="preserve">mprovements</w:t>
      </w:r>
      <w:r>
        <w:rPr>
          <w:rFonts w:ascii="Times New Roman" w:hAnsi="Times New Roman" w:eastAsia="Times New Roman" w:cs="Times New Roman"/>
          <w:color w:val="000000" w:themeColor="text1"/>
          <w:sz w:val="22"/>
          <w:szCs w:val="22"/>
        </w:rPr>
        <w:t xml:space="preserve"> (as defined herein), the Greenway Improvements (as defined herein)</w:t>
      </w:r>
      <w:r>
        <w:rPr>
          <w:rFonts w:ascii="Times New Roman" w:hAnsi="Times New Roman" w:eastAsia="Times New Roman" w:cs="Times New Roman"/>
          <w:color w:val="000000" w:themeColor="text1"/>
          <w:sz w:val="22"/>
          <w:szCs w:val="22"/>
        </w:rPr>
        <w:t xml:space="preserve">, or any other improvements which are now or shall be in the future publicly dedicated to the Town of Holly Springs or another governmental entity, as described herein.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CC7A18"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F74D497"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Public Benefit</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The construction and dedication of Public Infrastructure and utility infrastructure by Developer, the retention and addition of local jobs, an increase in </w:t>
      </w:r>
      <w:r>
        <w:rPr>
          <w:rFonts w:ascii="Times New Roman" w:hAnsi="Times New Roman" w:eastAsia="Times New Roman" w:cs="Times New Roman"/>
          <w:color w:val="000000" w:themeColor="text1"/>
          <w:sz w:val="22"/>
          <w:szCs w:val="22"/>
        </w:rPr>
        <w:t xml:space="preserve">variable land uses</w:t>
      </w:r>
      <w:r>
        <w:rPr>
          <w:rFonts w:ascii="Times New Roman" w:hAnsi="Times New Roman" w:eastAsia="Times New Roman" w:cs="Times New Roman"/>
          <w:color w:val="000000" w:themeColor="text1"/>
          <w:sz w:val="22"/>
          <w:szCs w:val="22"/>
        </w:rPr>
        <w:t xml:space="preserve">, and the additional revenue to the Town generated by the increase in ad valorem tax value of the Site.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0C9805"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E30D8B3"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Project</w:t>
      </w:r>
      <w:r>
        <w:rPr>
          <w:rFonts w:ascii="Times New Roman" w:hAnsi="Times New Roman" w:eastAsia="Times New Roman" w:cs="Times New Roman"/>
          <w:color w:val="000000" w:themeColor="text1"/>
          <w:sz w:val="22"/>
          <w:szCs w:val="22"/>
        </w:rPr>
        <w:t xml:space="preserve">:   Developer plans to develop the Site in the manner described in Concept Plans and Rezoning, and as approved by the Town of Holly Springs through its normal development process.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2F61FA0" w14:textId="77777777">
      <w:pPr>
        <w:pStyle w:val="927"/>
        <w:pBdr/>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727F35F" w14:textId="77777777">
      <w:pPr>
        <w:pStyle w:val="927"/>
        <w:numPr>
          <w:ilvl w:val="1"/>
          <w:numId w:val="2"/>
        </w:numPr>
        <w:pBdr/>
        <w:tabs>
          <w:tab w:val="clear" w:leader="none" w:pos="1170"/>
        </w:tabs>
        <w:spacing/>
        <w:ind w:left="108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Site</w:t>
      </w:r>
      <w:r>
        <w:rPr>
          <w:rFonts w:ascii="Times New Roman" w:hAnsi="Times New Roman" w:eastAsia="Times New Roman" w:cs="Times New Roman"/>
          <w:color w:val="000000" w:themeColor="text1"/>
          <w:sz w:val="22"/>
          <w:szCs w:val="22"/>
        </w:rPr>
        <w:t xml:space="preserve">: See “</w:t>
      </w:r>
      <w:r>
        <w:rPr>
          <w:rFonts w:ascii="Times New Roman" w:hAnsi="Times New Roman" w:eastAsia="Times New Roman" w:cs="Times New Roman"/>
          <w:color w:val="000000" w:themeColor="text1"/>
          <w:sz w:val="22"/>
          <w:szCs w:val="22"/>
          <w:u w:val="single"/>
        </w:rPr>
        <w:t xml:space="preserve">Property</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2B070D5" w14:textId="77777777">
      <w:pPr>
        <w:pStyle w:val="918"/>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5E575BE" w14:textId="77777777">
      <w:pPr>
        <w:pStyle w:val="927"/>
        <w:pBdr/>
        <w:spacing/>
        <w:ind/>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EE2D61C" w14:textId="77777777">
      <w:pPr>
        <w:pStyle w:val="927"/>
        <w:pBdr/>
        <w:spacing/>
        <w:ind w:left="0"/>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F3CD314" w14:textId="77777777">
      <w:pPr>
        <w:widowControl w:val="false"/>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ARTICLE II</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7B7A771C" w14:textId="77777777">
      <w:pPr>
        <w:widowControl w:val="false"/>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DESCRIPTION OF DEVELOPMENT AGREEMENT</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24386D00" w14:textId="77777777">
      <w:pPr>
        <w:widowControl w:val="false"/>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3BA6E32" w14:textId="77777777">
      <w:pPr>
        <w:widowControl w:val="false"/>
        <w:numPr>
          <w:ilvl w:val="0"/>
          <w:numId w:val="3"/>
        </w:numPr>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SCOPE</w:t>
      </w:r>
      <w:r>
        <w:rPr>
          <w:rFonts w:ascii="Times New Roman" w:hAnsi="Times New Roman" w:eastAsia="Times New Roman" w:cs="Times New Roman"/>
          <w:color w:val="000000" w:themeColor="text1"/>
          <w:sz w:val="22"/>
          <w:szCs w:val="22"/>
        </w:rPr>
        <w:t xml:space="preserve">: The legal description of the property subject to this agreement and the names of its legal and equitable property owners are contained in </w:t>
      </w:r>
      <w:r>
        <w:rPr>
          <w:rFonts w:ascii="Times New Roman" w:hAnsi="Times New Roman" w:eastAsia="Times New Roman" w:cs="Times New Roman"/>
          <w:b/>
          <w:color w:val="000000" w:themeColor="text1"/>
          <w:sz w:val="22"/>
          <w:szCs w:val="22"/>
          <w:u w:val="single"/>
        </w:rPr>
        <w:t xml:space="preserve">Exhibit A</w:t>
      </w:r>
      <w:r>
        <w:rPr>
          <w:rFonts w:ascii="Times New Roman" w:hAnsi="Times New Roman" w:eastAsia="Times New Roman" w:cs="Times New Roman"/>
          <w:color w:val="000000" w:themeColor="text1"/>
          <w:sz w:val="22"/>
          <w:szCs w:val="22"/>
        </w:rPr>
        <w:t xml:space="preserve">.  The obligations and rights contained in this Agreement apply only to the Development of the Site.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2223BCC" w14:textId="77777777">
      <w:pPr>
        <w:widowControl w:val="false"/>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65CCD76" w14:textId="77777777">
      <w:pPr>
        <w:widowControl w:val="false"/>
        <w:numPr>
          <w:ilvl w:val="0"/>
          <w:numId w:val="3"/>
        </w:numPr>
        <w:pBdr/>
        <w:spacing/>
        <w:ind w:firstLine="360"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u w:val="single"/>
        </w:rPr>
        <w:t xml:space="preserve">TERM</w:t>
      </w:r>
      <w:r>
        <w:rPr>
          <w:rFonts w:ascii="Times New Roman" w:hAnsi="Times New Roman" w:eastAsia="Times New Roman" w:cs="Times New Roman"/>
          <w:color w:val="000000" w:themeColor="text1"/>
          <w:sz w:val="22"/>
          <w:szCs w:val="22"/>
        </w:rPr>
        <w:t xml:space="preserve">:  The duration of the Agreement is </w:t>
      </w:r>
      <w:r>
        <w:rPr>
          <w:rFonts w:ascii="Times New Roman" w:hAnsi="Times New Roman" w:eastAsia="Times New Roman" w:cs="Times New Roman"/>
          <w:b/>
          <w:bCs/>
          <w:color w:val="000000" w:themeColor="text1"/>
          <w:sz w:val="22"/>
          <w:szCs w:val="22"/>
        </w:rPr>
        <w:t xml:space="preserve">ten </w:t>
      </w:r>
      <w:r>
        <w:rPr>
          <w:rFonts w:ascii="Times New Roman" w:hAnsi="Times New Roman" w:eastAsia="Times New Roman" w:cs="Times New Roman"/>
          <w:color w:val="000000" w:themeColor="text1"/>
          <w:sz w:val="22"/>
          <w:szCs w:val="22"/>
        </w:rPr>
        <w:t xml:space="preserve">(10) years. The Parties are not preclu</w:t>
      </w:r>
      <w:r>
        <w:rPr>
          <w:rFonts w:ascii="Times New Roman" w:hAnsi="Times New Roman" w:eastAsia="Times New Roman" w:cs="Times New Roman"/>
          <w:color w:val="000000" w:themeColor="text1"/>
          <w:sz w:val="22"/>
          <w:szCs w:val="22"/>
        </w:rPr>
        <w:t xml:space="preserve">ded from entering into subsequent development agreements that may extend the original duration period. All terms of this Agreement shall become enforceable upon the later of: (1) the signing of this Agreement by Developer either prior to or within 15 days </w:t>
      </w:r>
      <w:r>
        <w:rPr>
          <w:rFonts w:ascii="Times New Roman" w:hAnsi="Times New Roman" w:eastAsia="Times New Roman" w:cs="Times New Roman"/>
          <w:color w:val="000000" w:themeColor="text1"/>
          <w:sz w:val="22"/>
          <w:szCs w:val="22"/>
        </w:rPr>
        <w:t xml:space="preserve">of ratification of this Agreement by the Town Council; (2) annexation of the Site into the Town limits, if not already annexed, (3) the approval of the Rezoning and this Agreement by the Town Council, and (4) Developer taking legal title to the Site (the “</w:t>
      </w:r>
      <w:r>
        <w:rPr>
          <w:rFonts w:ascii="Times New Roman" w:hAnsi="Times New Roman" w:eastAsia="Times New Roman" w:cs="Times New Roman"/>
          <w:color w:val="000000" w:themeColor="text1"/>
          <w:sz w:val="22"/>
          <w:szCs w:val="22"/>
          <w:u w:val="single"/>
        </w:rPr>
        <w:t xml:space="preserve">Conditions Precedent</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No failure of satisfaction of a Condition Precedent shall serve to extend the Term.</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143053B" w14:textId="77777777">
      <w:pPr>
        <w:pStyle w:val="918"/>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32C6859" w14:textId="77777777">
      <w:pPr>
        <w:widowControl w:val="false"/>
        <w:pBdr/>
        <w:spacing/>
        <w:ind w:left="72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9ABF5D8" w14:textId="77777777">
      <w:pPr>
        <w:widowControl w:val="false"/>
        <w:numPr>
          <w:ilvl w:val="0"/>
          <w:numId w:val="3"/>
        </w:numPr>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REZONING</w:t>
      </w:r>
      <w:r>
        <w:rPr>
          <w:rFonts w:ascii="Times New Roman" w:hAnsi="Times New Roman" w:eastAsia="Times New Roman" w:cs="Times New Roman"/>
          <w:color w:val="000000" w:themeColor="text1"/>
          <w:sz w:val="22"/>
          <w:szCs w:val="22"/>
        </w:rPr>
        <w:t xml:space="preserve">:  While the Project’s proposed rezoning to </w:t>
      </w:r>
      <w:r>
        <w:rPr>
          <w:rFonts w:ascii="Times New Roman" w:hAnsi="Times New Roman" w:eastAsia="Times New Roman" w:cs="Times New Roman"/>
          <w:b/>
          <w:bCs/>
          <w:color w:val="000000" w:themeColor="text1"/>
          <w:sz w:val="22"/>
          <w:szCs w:val="22"/>
        </w:rPr>
        <w:tab/>
        <w:t xml:space="preserve">{</w:t>
      </w:r>
      <w:r>
        <w:rPr>
          <w:rFonts w:ascii="Times New Roman" w:hAnsi="Times New Roman" w:eastAsia="Times New Roman" w:cs="Times New Roman"/>
          <w:b/>
          <w:bCs/>
          <w:color w:val="000000" w:themeColor="text1"/>
          <w:sz w:val="22"/>
          <w:szCs w:val="22"/>
        </w:rPr>
        <w:t xml:space="preserve">da_proposed_zoning</w:t>
      </w:r>
      <w:r>
        <w:rPr>
          <w:rFonts w:ascii="Times New Roman" w:hAnsi="Times New Roman" w:eastAsia="Times New Roman" w:cs="Times New Roman"/>
          <w:b/>
          <w:bCs/>
          <w:color w:val="000000" w:themeColor="text1"/>
          <w:sz w:val="22"/>
          <w:szCs w:val="22"/>
        </w:rPr>
        <w:t xml:space="preserve">} </w:t>
      </w:r>
      <w:r>
        <w:rPr>
          <w:rFonts w:ascii="Times New Roman" w:hAnsi="Times New Roman" w:eastAsia="Times New Roman" w:cs="Times New Roman"/>
          <w:color w:val="000000" w:themeColor="text1"/>
          <w:sz w:val="22"/>
          <w:szCs w:val="22"/>
        </w:rPr>
        <w:t xml:space="preserve">is consistent with the Town’s long-range planning documents, the current infrastructure is inadequate and therefore the Town would not ordinarily grant zoning approval</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until such time as certain Infrastructure Projects are adequate to accommodate the residents or invitees of the Project</w:t>
      </w:r>
      <w:r>
        <w:rPr>
          <w:rFonts w:ascii="Times New Roman" w:hAnsi="Times New Roman" w:eastAsia="Times New Roman" w:cs="Times New Roman"/>
          <w:color w:val="000000" w:themeColor="text1"/>
          <w:sz w:val="22"/>
          <w:szCs w:val="22"/>
        </w:rPr>
        <w:t xml:space="preserve">.  </w:t>
      </w:r>
      <w:del w:id="0" w:author="Jason Barron" w:date="2026-06-30T10:00:00Z">
        <w:r>
          <w:rPr>
            <w:rFonts w:ascii="Times New Roman" w:hAnsi="Times New Roman" w:eastAsia="Times New Roman" w:cs="Times New Roman"/>
            <w:color w:val="000000" w:themeColor="text1"/>
            <w:sz w:val="22"/>
            <w:szCs w:val="22"/>
          </w:rPr>
          <w:delText xml:space="preserve">. </w:delText>
        </w:r>
      </w:del>
      <w:r>
        <w:rPr>
          <w:rFonts w:ascii="Times New Roman" w:hAnsi="Times New Roman" w:eastAsia="Times New Roman" w:cs="Times New Roman"/>
          <w:color w:val="000000" w:themeColor="text1"/>
          <w:sz w:val="22"/>
          <w:szCs w:val="22"/>
        </w:rPr>
        <w:t xml:space="preserve">Developer wishes to accelerate the Town’s </w:t>
      </w:r>
      <w:r>
        <w:rPr>
          <w:rFonts w:ascii="Times New Roman" w:hAnsi="Times New Roman" w:eastAsia="Times New Roman" w:cs="Times New Roman"/>
          <w:color w:val="000000" w:themeColor="text1"/>
          <w:sz w:val="22"/>
          <w:szCs w:val="22"/>
        </w:rPr>
        <w:t xml:space="preserve">zoning </w:t>
      </w:r>
      <w:r>
        <w:rPr>
          <w:rFonts w:ascii="Times New Roman" w:hAnsi="Times New Roman" w:eastAsia="Times New Roman" w:cs="Times New Roman"/>
          <w:color w:val="000000" w:themeColor="text1"/>
          <w:sz w:val="22"/>
          <w:szCs w:val="22"/>
        </w:rPr>
        <w:t xml:space="preserve">approval through the covenants herein and </w:t>
      </w:r>
      <w:r>
        <w:rPr>
          <w:rFonts w:ascii="Times New Roman" w:hAnsi="Times New Roman" w:eastAsia="Times New Roman" w:cs="Times New Roman"/>
          <w:color w:val="000000" w:themeColor="text1"/>
          <w:sz w:val="22"/>
          <w:szCs w:val="22"/>
        </w:rPr>
        <w:t xml:space="preserve">has committed to working with the Town on sewer improvements to support the Development as described in Section 5 below.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50365AA" w14:textId="77777777">
      <w:pPr>
        <w:pStyle w:val="918"/>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E6010E2" w14:textId="77777777">
      <w:pPr>
        <w:widowControl w:val="false"/>
        <w:pBdr/>
        <w:spacing/>
        <w:ind w:firstLine="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Following approval of the Rezoning, the Development Plan may be submitted to the Town for review and approval consistent with the terms of this Development Agreement</w:t>
      </w:r>
      <w:r>
        <w:rPr>
          <w:rFonts w:ascii="Times New Roman" w:hAnsi="Times New Roman" w:eastAsia="Times New Roman" w:cs="Times New Roman"/>
          <w:color w:val="000000" w:themeColor="text1"/>
          <w:sz w:val="22"/>
          <w:szCs w:val="22"/>
        </w:rPr>
        <w:t xml:space="preserve"> and the requirements of Rezoning and Unified Development Ordinance, which Developer understands requires Town Council approval for this Site.  Any development plan shall show with reasonable particularity how the Site can be served with adequate utilities</w:t>
      </w:r>
      <w:r>
        <w:rPr>
          <w:rFonts w:ascii="Times New Roman" w:hAnsi="Times New Roman" w:eastAsia="Times New Roman" w:cs="Times New Roman"/>
          <w:color w:val="000000" w:themeColor="text1"/>
          <w:sz w:val="22"/>
          <w:szCs w:val="22"/>
        </w:rPr>
        <w:t xml:space="preserve"> pursuant to the WRMP and consistent with </w:t>
      </w:r>
      <w:r>
        <w:rPr>
          <w:rFonts w:ascii="Times New Roman" w:hAnsi="Times New Roman" w:eastAsia="Times New Roman" w:cs="Times New Roman"/>
          <w:color w:val="000000" w:themeColor="text1"/>
          <w:sz w:val="22"/>
          <w:szCs w:val="22"/>
        </w:rPr>
        <w:t xml:space="preserve">all of</w:t>
      </w:r>
      <w:r>
        <w:rPr>
          <w:rFonts w:ascii="Times New Roman" w:hAnsi="Times New Roman" w:eastAsia="Times New Roman" w:cs="Times New Roman"/>
          <w:color w:val="000000" w:themeColor="text1"/>
          <w:sz w:val="22"/>
          <w:szCs w:val="22"/>
        </w:rPr>
        <w:t xml:space="preserve"> the Town’s Engineering Design Standards and Specifications.</w:t>
      </w:r>
      <w:ins w:id="1" w:author="Jason Barron" w:date="2026-06-30T10:02:00Z">
        <w:r>
          <w:rPr>
            <w:rFonts w:ascii="Times New Roman" w:hAnsi="Times New Roman" w:eastAsia="Times New Roman" w:cs="Times New Roman"/>
            <w:color w:val="000000" w:themeColor="text1"/>
            <w:sz w:val="22"/>
            <w:szCs w:val="22"/>
          </w:rPr>
          <w:t xml:space="preserve"> </w:t>
        </w:r>
      </w:ins>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6749E0B" w14:textId="77777777">
      <w:pPr>
        <w:widowControl w:val="false"/>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2DFF413" w14:textId="77777777">
      <w:pPr>
        <w:widowControl w:val="false"/>
        <w:numPr>
          <w:ilvl w:val="0"/>
          <w:numId w:val="3"/>
        </w:numPr>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PHASING</w:t>
      </w:r>
      <w:r>
        <w:rPr>
          <w:rFonts w:ascii="Times New Roman" w:hAnsi="Times New Roman" w:eastAsia="Times New Roman" w:cs="Times New Roman"/>
          <w:color w:val="000000" w:themeColor="text1"/>
          <w:sz w:val="22"/>
          <w:szCs w:val="22"/>
        </w:rPr>
        <w:t xml:space="preserve">:  It is anticipated that the</w:t>
      </w:r>
      <w:r>
        <w:rPr>
          <w:rFonts w:ascii="Times New Roman" w:hAnsi="Times New Roman" w:eastAsia="Times New Roman" w:cs="Times New Roman"/>
          <w:color w:val="000000" w:themeColor="text1"/>
          <w:sz w:val="22"/>
          <w:szCs w:val="22"/>
        </w:rPr>
        <w:t xml:space="preserve"> development plan may provide for the construction in as many multiple phases as shall be </w:t>
      </w:r>
      <w:r>
        <w:rPr>
          <w:rFonts w:ascii="Times New Roman" w:hAnsi="Times New Roman" w:eastAsia="Times New Roman" w:cs="Times New Roman"/>
          <w:color w:val="000000" w:themeColor="text1"/>
          <w:sz w:val="22"/>
          <w:szCs w:val="22"/>
        </w:rPr>
        <w:t xml:space="preserve">determined at the time of the approval of the development plan. Phasing of the Project and associated development levels may be administratively approved by Town staff as development plans are submitted and traffic studies updated.</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4A33BD7" w14:textId="77777777">
      <w:pPr>
        <w:widowControl w:val="false"/>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53B9720" w14:textId="77777777">
      <w:pPr>
        <w:widowControl w:val="false"/>
        <w:numPr>
          <w:ilvl w:val="0"/>
          <w:numId w:val="3"/>
        </w:numPr>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DEVELOPER OBLIGATIONS</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A21864F" w14:textId="77777777">
      <w:pPr>
        <w:widowControl w:val="false"/>
        <w:pBdr/>
        <w:spacing/>
        <w:ind w:left="108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32A5CD1" w14:textId="77777777">
      <w:pPr>
        <w:widowControl w:val="false"/>
        <w:pBdr/>
        <w:spacing/>
        <w:ind w:left="108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da_proposed_improvements</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B3788C7" w14:textId="77777777">
      <w:pPr>
        <w:widowControl w:val="false"/>
        <w:pBdr/>
        <w:spacing/>
        <w:ind w:left="108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C8725BE" w14:textId="77777777">
      <w:pPr>
        <w:widowControl w:val="false"/>
        <w:numPr>
          <w:ilvl w:val="1"/>
          <w:numId w:val="3"/>
        </w:numPr>
        <w:pBdr/>
        <w:spacing/>
        <w:ind w:left="1080"/>
        <w:jc w:val="both"/>
        <w:rPr>
          <w:rFonts w:ascii="Times New Roman" w:hAnsi="Times New Roman" w:cs="Times New Roman"/>
          <w:color w:val="000000" w:themeColor="text1"/>
          <w:sz w:val="22"/>
          <w:szCs w:val="22"/>
        </w:rPr>
      </w:pPr>
      <w:r>
        <w:rPr>
          <w:rFonts w:ascii="Times New Roman" w:hAnsi="Times New Roman" w:eastAsia="Times New Roman" w:cs="Times New Roman"/>
          <w:i/>
          <w:iCs/>
          <w:color w:val="000000" w:themeColor="text1"/>
          <w:sz w:val="22"/>
          <w:szCs w:val="22"/>
        </w:rPr>
        <w:t xml:space="preserve">Sewer Improvements</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 xml:space="preserve"> Upon approval of the Rezoning and in consideration of the Town’s agreement to allow the Rezoning to move forward prior to sewer capacity being available to the Site: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7BFAFA3" w14:textId="77777777">
      <w:pPr>
        <w:widowControl w:val="false"/>
        <w:pBdr/>
        <w:spacing/>
        <w:ind w:firstLine="360" w:left="180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[DESCRIBE if applicable]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FC1A9E0" w14:textId="77777777">
      <w:pPr>
        <w:widowControl w:val="false"/>
        <w:pBdr/>
        <w:spacing/>
        <w:ind w:left="180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39ECFEB" w14:textId="77777777">
      <w:pPr>
        <w:widowControl w:val="false"/>
        <w:numPr>
          <w:ilvl w:val="1"/>
          <w:numId w:val="3"/>
        </w:numPr>
        <w:pBdr/>
        <w:spacing/>
        <w:ind w:left="1080"/>
        <w:jc w:val="both"/>
        <w:rPr>
          <w:rFonts w:ascii="Times New Roman" w:hAnsi="Times New Roman" w:cs="Times New Roman"/>
          <w:i/>
          <w:iCs/>
          <w:color w:val="000000" w:themeColor="text1"/>
          <w:sz w:val="22"/>
          <w:szCs w:val="22"/>
        </w:rPr>
      </w:pPr>
      <w:r>
        <w:rPr>
          <w:rFonts w:ascii="Times New Roman" w:hAnsi="Times New Roman" w:eastAsia="Times New Roman" w:cs="Times New Roman"/>
          <w:i/>
          <w:iCs/>
          <w:color w:val="000000" w:themeColor="text1"/>
          <w:sz w:val="22"/>
          <w:szCs w:val="22"/>
        </w:rPr>
        <w:t xml:space="preserve">Water Improvements. </w:t>
      </w:r>
      <w:r>
        <w:rPr>
          <w:rFonts w:ascii="Times New Roman" w:hAnsi="Times New Roman" w:eastAsia="Times New Roman" w:cs="Times New Roman"/>
          <w:i/>
          <w:iCs/>
          <w:color w:val="000000" w:themeColor="text1"/>
          <w:sz w:val="22"/>
          <w:szCs w:val="22"/>
        </w:rPr>
      </w:r>
      <w:r>
        <w:rPr>
          <w:rFonts w:ascii="Times New Roman" w:hAnsi="Times New Roman" w:cs="Times New Roman"/>
          <w:i/>
          <w:iCs/>
          <w:color w:val="000000" w:themeColor="text1"/>
          <w:sz w:val="22"/>
          <w:szCs w:val="22"/>
        </w:rPr>
      </w:r>
    </w:p>
    <w:p w14:paraId="1E9B202C" w14:textId="77777777">
      <w:pPr>
        <w:widowControl w:val="false"/>
        <w:pBdr/>
        <w:spacing/>
        <w:ind w:firstLine="720" w:left="144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[DESCRIBE if applicable]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02DFB7F" w14:textId="77777777">
      <w:pPr>
        <w:widowControl w:val="false"/>
        <w:pBdr/>
        <w:spacing/>
        <w:ind w:left="2160"/>
        <w:jc w:val="both"/>
        <w:rPr>
          <w:rFonts w:ascii="Times New Roman" w:hAnsi="Times New Roman" w:cs="Times New Roman"/>
          <w:i/>
          <w:iCs/>
          <w:color w:val="000000" w:themeColor="text1"/>
          <w:sz w:val="22"/>
          <w:szCs w:val="22"/>
        </w:rPr>
      </w:pPr>
      <w:r>
        <w:rPr>
          <w:rFonts w:ascii="Times New Roman" w:hAnsi="Times New Roman" w:eastAsia="Times New Roman" w:cs="Times New Roman"/>
          <w:i/>
          <w:iCs/>
          <w:color w:val="000000" w:themeColor="text1"/>
          <w:sz w:val="22"/>
          <w:szCs w:val="22"/>
        </w:rPr>
      </w:r>
      <w:r>
        <w:rPr>
          <w:rFonts w:ascii="Times New Roman" w:hAnsi="Times New Roman" w:eastAsia="Times New Roman" w:cs="Times New Roman"/>
          <w:i/>
          <w:iCs/>
          <w:color w:val="000000" w:themeColor="text1"/>
          <w:sz w:val="22"/>
          <w:szCs w:val="22"/>
        </w:rPr>
      </w:r>
      <w:r>
        <w:rPr>
          <w:rFonts w:ascii="Times New Roman" w:hAnsi="Times New Roman" w:cs="Times New Roman"/>
          <w:i/>
          <w:iCs/>
          <w:color w:val="000000" w:themeColor="text1"/>
          <w:sz w:val="22"/>
          <w:szCs w:val="22"/>
        </w:rPr>
      </w:r>
    </w:p>
    <w:p w14:paraId="3F1603DD" w14:textId="77777777">
      <w:pPr>
        <w:widowControl w:val="false"/>
        <w:numPr>
          <w:ilvl w:val="1"/>
          <w:numId w:val="3"/>
        </w:numPr>
        <w:pBdr/>
        <w:spacing/>
        <w:ind w:left="1080"/>
        <w:jc w:val="both"/>
        <w:rPr>
          <w:rFonts w:ascii="Times New Roman" w:hAnsi="Times New Roman" w:cs="Times New Roman"/>
          <w:color w:val="000000" w:themeColor="text1"/>
          <w:sz w:val="22"/>
          <w:szCs w:val="22"/>
        </w:rPr>
      </w:pPr>
      <w:r>
        <w:rPr>
          <w:rFonts w:ascii="Times New Roman" w:hAnsi="Times New Roman" w:eastAsia="Times New Roman" w:cs="Times New Roman"/>
          <w:i/>
          <w:iCs/>
          <w:color w:val="000000" w:themeColor="text1"/>
          <w:sz w:val="22"/>
          <w:szCs w:val="22"/>
        </w:rPr>
        <w:t xml:space="preserve">Road Improvements</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A9F0F20" w14:textId="77777777">
      <w:pPr>
        <w:widowControl w:val="false"/>
        <w:pBdr/>
        <w:spacing/>
        <w:ind w:firstLine="720" w:left="144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Pursuant to the Transportation Mitigation Agreement (See Exhibit C).</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314104C" w14:textId="77777777">
      <w:pPr>
        <w:widowControl w:val="false"/>
        <w:pBdr/>
        <w:spacing/>
        <w:ind w:left="180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3C20D00" w14:textId="77777777">
      <w:pPr>
        <w:widowControl w:val="false"/>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679873B" w14:textId="77777777">
      <w:pPr>
        <w:widowControl w:val="false"/>
        <w:numPr>
          <w:ilvl w:val="1"/>
          <w:numId w:val="3"/>
        </w:numPr>
        <w:pBdr/>
        <w:spacing/>
        <w:ind w:left="1080"/>
        <w:jc w:val="both"/>
        <w:rPr>
          <w:rFonts w:ascii="Times New Roman" w:hAnsi="Times New Roman" w:cs="Times New Roman"/>
          <w:color w:val="000000" w:themeColor="text1"/>
          <w:sz w:val="22"/>
          <w:szCs w:val="22"/>
        </w:rPr>
      </w:pPr>
      <w:r>
        <w:rPr>
          <w:rFonts w:ascii="Times New Roman" w:hAnsi="Times New Roman" w:eastAsia="Times New Roman" w:cs="Times New Roman"/>
          <w:i/>
          <w:iCs/>
          <w:color w:val="000000" w:themeColor="text1"/>
          <w:sz w:val="22"/>
          <w:szCs w:val="22"/>
        </w:rPr>
        <w:t xml:space="preserve">Greenway Improvements</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F4587D2" w14:textId="77777777">
      <w:pPr>
        <w:widowControl w:val="false"/>
        <w:pBdr/>
        <w:spacing/>
        <w:ind w:left="180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97875A2" w14:textId="77777777">
      <w:pPr>
        <w:widowControl w:val="false"/>
        <w:pBdr/>
        <w:spacing/>
        <w:ind w:firstLine="720" w:left="144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[DESCRIBE if applicable]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D458260" w14:textId="77777777">
      <w:pPr>
        <w:widowControl w:val="false"/>
        <w:pBdr/>
        <w:spacing/>
        <w:ind w:left="153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EA74B08" w14:textId="77777777">
      <w:pPr>
        <w:widowControl w:val="false"/>
        <w:pBdr/>
        <w:spacing/>
        <w:ind w:left="153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2F6478D"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D23B74D"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E3BDEF6" w14:textId="77777777">
      <w:pPr>
        <w:pStyle w:val="918"/>
        <w:widowControl w:val="false"/>
        <w:numPr>
          <w:ilvl w:val="0"/>
          <w:numId w:val="6"/>
        </w:numPr>
        <w:pBdr/>
        <w:tabs>
          <w:tab w:val="clear" w:leader="none" w:pos="2160"/>
        </w:tabs>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DEVELOPMENT PERMITTED USES</w:t>
      </w:r>
      <w:r>
        <w:rPr>
          <w:rFonts w:ascii="Times New Roman" w:hAnsi="Times New Roman" w:eastAsia="Times New Roman" w:cs="Times New Roman"/>
          <w:color w:val="000000" w:themeColor="text1"/>
          <w:sz w:val="22"/>
          <w:szCs w:val="22"/>
        </w:rPr>
        <w:t xml:space="preserve">: The Site may be used consistent with the uses and subject to the restrictions and other development obligations of the Rezoning.</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9E562F9" w14:textId="77777777">
      <w:pPr>
        <w:pStyle w:val="918"/>
        <w:widowControl w:val="false"/>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012E1F8" w14:textId="77777777">
      <w:pPr>
        <w:pStyle w:val="918"/>
        <w:widowControl w:val="false"/>
        <w:numPr>
          <w:ilvl w:val="0"/>
          <w:numId w:val="6"/>
        </w:numPr>
        <w:pBdr/>
        <w:tabs>
          <w:tab w:val="clear" w:leader="none" w:pos="2160"/>
        </w:tabs>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ANNEXATION</w:t>
      </w:r>
      <w:r>
        <w:rPr>
          <w:rFonts w:ascii="Times New Roman" w:hAnsi="Times New Roman" w:eastAsia="Times New Roman" w:cs="Times New Roman"/>
          <w:color w:val="000000" w:themeColor="text1"/>
          <w:sz w:val="22"/>
          <w:szCs w:val="22"/>
        </w:rPr>
        <w:t xml:space="preserve">:  In the event that the Site is not currently annexed, it shall be annexed at the discretion of the town council, through the approval of a petition for voluntary annexation prior to the commencement of any constructi</w:t>
      </w:r>
      <w:r>
        <w:rPr>
          <w:rFonts w:ascii="Times New Roman" w:hAnsi="Times New Roman" w:eastAsia="Times New Roman" w:cs="Times New Roman"/>
          <w:color w:val="000000" w:themeColor="text1"/>
          <w:sz w:val="22"/>
          <w:szCs w:val="22"/>
        </w:rPr>
        <w:t xml:space="preserve">on or recordation of a plat. Nothing contained herein shall bind the Town Council on the legislative decision of annexation. The Town shall schedule the Annexation Petition for public hearing and approval within 45 days of the execution of this Agreement.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F73B612" w14:textId="77777777">
      <w:pPr>
        <w:pStyle w:val="918"/>
        <w:widowControl w:val="false"/>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51C953F" w14:textId="77777777">
      <w:pPr>
        <w:pStyle w:val="918"/>
        <w:widowControl w:val="false"/>
        <w:numPr>
          <w:ilvl w:val="0"/>
          <w:numId w:val="6"/>
        </w:numPr>
        <w:pBdr/>
        <w:tabs>
          <w:tab w:val="clear" w:leader="none" w:pos="2160"/>
        </w:tabs>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REQUIRED PERMITS</w:t>
      </w:r>
      <w:r>
        <w:rPr>
          <w:rFonts w:ascii="Times New Roman" w:hAnsi="Times New Roman" w:eastAsia="Times New Roman" w:cs="Times New Roman"/>
          <w:color w:val="000000" w:themeColor="text1"/>
          <w:sz w:val="22"/>
          <w:szCs w:val="22"/>
        </w:rPr>
        <w:t xml:space="preserve">: Developer shall secure all special use permits, construction drawing approval, erosion </w:t>
      </w:r>
      <w:r>
        <w:rPr>
          <w:rFonts w:ascii="Times New Roman" w:hAnsi="Times New Roman" w:eastAsia="Times New Roman" w:cs="Times New Roman"/>
          <w:color w:val="000000" w:themeColor="text1"/>
          <w:sz w:val="22"/>
          <w:szCs w:val="22"/>
        </w:rPr>
        <w:t xml:space="preserve">and sedimentation control, grading approval, and building permits as necessary under the land development regulations in existence of the time of such permit application for the Sewer Improvements, the Road Improvements and the Greenway Improvements (the “</w:t>
      </w:r>
      <w:r>
        <w:rPr>
          <w:rFonts w:ascii="Times New Roman" w:hAnsi="Times New Roman" w:eastAsia="Times New Roman" w:cs="Times New Roman"/>
          <w:color w:val="000000" w:themeColor="text1"/>
          <w:sz w:val="22"/>
          <w:szCs w:val="22"/>
          <w:u w:val="single"/>
        </w:rPr>
        <w:t xml:space="preserve">Permits</w:t>
      </w:r>
      <w:r>
        <w:rPr>
          <w:rFonts w:ascii="Times New Roman" w:hAnsi="Times New Roman" w:eastAsia="Times New Roman" w:cs="Times New Roman"/>
          <w:color w:val="000000" w:themeColor="text1"/>
          <w:sz w:val="22"/>
          <w:szCs w:val="22"/>
        </w:rPr>
        <w:t xml:space="preserve">”).  The failure of this Agre</w:t>
      </w:r>
      <w:r>
        <w:rPr>
          <w:rFonts w:ascii="Times New Roman" w:hAnsi="Times New Roman" w:eastAsia="Times New Roman" w:cs="Times New Roman"/>
          <w:color w:val="000000" w:themeColor="text1"/>
          <w:sz w:val="22"/>
          <w:szCs w:val="22"/>
        </w:rPr>
        <w:t xml:space="preserve">ement to address a particular permit, condition, term, or restriction does not relieve Developer of the necessity of complying with the law governing their permitting requirements, conditions, terms, or restrictions or the Town’s obligation to provide aid.</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4968162" w14:textId="77777777">
      <w:pPr>
        <w:pStyle w:val="918"/>
        <w:pBdr/>
        <w:spacing/>
        <w:ind/>
        <w:rPr>
          <w:rFonts w:ascii="Times New Roman" w:hAnsi="Times New Roman" w:cs="Times New Roman"/>
          <w:caps/>
          <w:color w:val="000000" w:themeColor="text1"/>
          <w:sz w:val="22"/>
          <w:szCs w:val="22"/>
          <w:u w:val="single"/>
        </w:rPr>
      </w:pPr>
      <w:r>
        <w:rPr>
          <w:rFonts w:ascii="Times New Roman" w:hAnsi="Times New Roman" w:eastAsia="Times New Roman" w:cs="Times New Roman"/>
          <w:caps/>
          <w:color w:val="000000" w:themeColor="text1"/>
          <w:sz w:val="22"/>
          <w:szCs w:val="22"/>
          <w:u w:val="single"/>
        </w:rPr>
      </w:r>
      <w:r>
        <w:rPr>
          <w:rFonts w:ascii="Times New Roman" w:hAnsi="Times New Roman" w:eastAsia="Times New Roman" w:cs="Times New Roman"/>
          <w:caps/>
          <w:color w:val="000000" w:themeColor="text1"/>
          <w:sz w:val="22"/>
          <w:szCs w:val="22"/>
          <w:u w:val="single"/>
        </w:rPr>
      </w:r>
      <w:r>
        <w:rPr>
          <w:rFonts w:ascii="Times New Roman" w:hAnsi="Times New Roman" w:cs="Times New Roman"/>
          <w:caps/>
          <w:color w:val="000000" w:themeColor="text1"/>
          <w:sz w:val="22"/>
          <w:szCs w:val="22"/>
          <w:u w:val="single"/>
        </w:rPr>
      </w:r>
    </w:p>
    <w:p w14:paraId="6CEE4ADD" w14:textId="77777777">
      <w:pPr>
        <w:pStyle w:val="918"/>
        <w:widowControl w:val="false"/>
        <w:numPr>
          <w:ilvl w:val="0"/>
          <w:numId w:val="6"/>
        </w:numPr>
        <w:pBdr/>
        <w:tabs>
          <w:tab w:val="clear" w:leader="none" w:pos="2160"/>
        </w:tabs>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aps/>
          <w:color w:val="000000" w:themeColor="text1"/>
          <w:sz w:val="22"/>
          <w:szCs w:val="22"/>
          <w:u w:val="single"/>
        </w:rPr>
        <w:t xml:space="preserve">Parks and Recreation Land Dedication</w:t>
      </w:r>
      <w:r>
        <w:rPr>
          <w:rFonts w:ascii="Times New Roman" w:hAnsi="Times New Roman" w:eastAsia="Times New Roman" w:cs="Times New Roman"/>
          <w:color w:val="000000" w:themeColor="text1"/>
          <w:sz w:val="22"/>
          <w:szCs w:val="22"/>
        </w:rPr>
        <w:t xml:space="preserve">:   </w:t>
      </w:r>
      <w:bookmarkStart w:id="3" w:name="Document2zzSP_36f10000408d4"/>
      <w:r>
        <w:rPr>
          <w:rFonts w:ascii="Times New Roman" w:hAnsi="Times New Roman" w:eastAsia="Times New Roman" w:cs="Times New Roman"/>
          <w:sz w:val="22"/>
          <w:szCs w:val="22"/>
        </w:rPr>
      </w:r>
      <w:bookmarkEnd w:id="3"/>
      <w:r>
        <w:rPr>
          <w:rFonts w:ascii="Times New Roman" w:hAnsi="Times New Roman" w:eastAsia="Times New Roman" w:cs="Times New Roman"/>
          <w:color w:val="000000" w:themeColor="text1"/>
          <w:sz w:val="22"/>
          <w:szCs w:val="22"/>
        </w:rPr>
        <w:t xml:space="preserve"> The Parties acknowledge that the Town of Holly Springs Unified Development Ordinance (“UDO”), including UDO Section 4.7 Public Park Land, requires a developer of a residential tract to dedicate land for a public park to serve the Town</w:t>
      </w:r>
      <w:r>
        <w:rPr>
          <w:rFonts w:ascii="Times New Roman" w:hAnsi="Times New Roman" w:eastAsia="Times New Roman" w:cs="Times New Roman"/>
          <w:color w:val="000000" w:themeColor="text1"/>
          <w:sz w:val="22"/>
          <w:szCs w:val="22"/>
        </w:rPr>
        <w:t xml:space="preserve">, where such public park is owned and operated by the Town, open and accessible for use by the general public, and otherwise complies with the requirements of the UDO.   The parties acknowledge further that the approved Rezoning contemplates the developmen</w:t>
      </w:r>
      <w:r>
        <w:rPr>
          <w:rFonts w:ascii="Times New Roman" w:hAnsi="Times New Roman" w:eastAsia="Times New Roman" w:cs="Times New Roman"/>
          <w:color w:val="000000" w:themeColor="text1"/>
          <w:sz w:val="22"/>
          <w:szCs w:val="22"/>
        </w:rPr>
        <w:t xml:space="preserve">t of certain uses on the Property, at densities as designated in the approved Rezoning, and that Developer shall not be required to dedicate land for a public park where such dedication would reasonably prevent the Development as reflected in the Rezoning.</w:t>
      </w:r>
      <w:r>
        <w:rPr>
          <w:rFonts w:ascii="Times New Roman" w:hAnsi="Times New Roman" w:eastAsia="Times New Roman" w:cs="Times New Roman"/>
          <w:sz w:val="22"/>
          <w:szCs w:val="22"/>
        </w:rPr>
        <w:br/>
      </w:r>
      <w:r>
        <w:rPr>
          <w:rFonts w:ascii="Times New Roman" w:hAnsi="Times New Roman" w:eastAsia="Times New Roman" w:cs="Times New Roman"/>
          <w:sz w:val="22"/>
          <w:szCs w:val="22"/>
        </w:rPr>
        <w:br/>
      </w:r>
      <w:r>
        <w:rPr>
          <w:rFonts w:ascii="Times New Roman" w:hAnsi="Times New Roman" w:eastAsia="Times New Roman" w:cs="Times New Roman"/>
          <w:color w:val="000000" w:themeColor="text1"/>
          <w:sz w:val="22"/>
          <w:szCs w:val="22"/>
        </w:rPr>
        <w:t xml:space="preserve">In lieu of such public park land dedication, the Town Council may, in its discretion and in accordance with </w:t>
      </w:r>
      <w:r>
        <w:rPr>
          <w:rFonts w:ascii="Times New Roman" w:hAnsi="Times New Roman" w:eastAsia="Times New Roman" w:cs="Times New Roman"/>
          <w:color w:val="000000" w:themeColor="text1"/>
          <w:sz w:val="22"/>
          <w:szCs w:val="22"/>
        </w:rPr>
        <w:t xml:space="preserve">UDO Section 4.7, determine that a fee may be paid by the Developer in satisfaction of this requirement, provided such fee is used by the Town for the acquisition or development of public parks and recreation facilities that serve residents of the Project.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CBAFE51" w14:textId="77777777">
      <w:pPr>
        <w:widowControl w:val="false"/>
        <w:pBdr/>
        <w:spacing w:line="259" w:lineRule="auto"/>
        <w:ind/>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sz w:val="22"/>
          <w:szCs w:val="22"/>
        </w:rPr>
        <w:br/>
      </w:r>
      <w:r>
        <w:rPr>
          <w:rFonts w:ascii="Times New Roman" w:hAnsi="Times New Roman" w:eastAsia="Times New Roman" w:cs="Times New Roman"/>
          <w:color w:val="000000" w:themeColor="text1"/>
          <w:sz w:val="22"/>
          <w:szCs w:val="22"/>
        </w:rPr>
        <w:t xml:space="preserve">Any proposed dedication of land for a public park shall be subject to review and approval by the Town </w:t>
      </w:r>
      <w:r>
        <w:rPr>
          <w:rFonts w:ascii="Times New Roman" w:hAnsi="Times New Roman" w:eastAsia="Times New Roman" w:cs="Times New Roman"/>
          <w:color w:val="000000" w:themeColor="text1"/>
          <w:sz w:val="22"/>
          <w:szCs w:val="22"/>
        </w:rPr>
        <w:t xml:space="preserve">in accordance with UDO Section </w:t>
      </w:r>
      <w:r>
        <w:rPr>
          <w:rFonts w:ascii="Times New Roman" w:hAnsi="Times New Roman" w:eastAsia="Times New Roman" w:cs="Times New Roman"/>
          <w:color w:val="000000" w:themeColor="text1"/>
          <w:sz w:val="22"/>
          <w:szCs w:val="22"/>
        </w:rPr>
        <w:t xml:space="preserve">4.7, and</w:t>
      </w:r>
      <w:r>
        <w:rPr>
          <w:rFonts w:ascii="Times New Roman" w:hAnsi="Times New Roman" w:eastAsia="Times New Roman" w:cs="Times New Roman"/>
          <w:color w:val="000000" w:themeColor="text1"/>
          <w:sz w:val="22"/>
          <w:szCs w:val="22"/>
        </w:rPr>
        <w:t xml:space="preserve"> may be accepted or rejected by the Town based on </w:t>
      </w:r>
      <w:r>
        <w:rPr>
          <w:rFonts w:ascii="Times New Roman" w:hAnsi="Times New Roman" w:eastAsia="Times New Roman" w:cs="Times New Roman"/>
          <w:color w:val="000000" w:themeColor="text1"/>
          <w:sz w:val="22"/>
          <w:szCs w:val="22"/>
        </w:rPr>
        <w:t xml:space="preserve">whether the proposed public park meets the applicable location, size, configuration, access, and usability criteria established in the UDO. The Town shall have no obligation to accept a proposed public park dedication that does not satisfy such criteria.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CBB30D4" w14:textId="77777777">
      <w:pPr>
        <w:widowControl w:val="false"/>
        <w:pBdr/>
        <w:spacing w:line="259" w:lineRule="auto"/>
        <w:ind/>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sz w:val="22"/>
          <w:szCs w:val="22"/>
        </w:rPr>
        <w:br/>
      </w:r>
      <w:r>
        <w:rPr>
          <w:rFonts w:ascii="Times New Roman" w:hAnsi="Times New Roman" w:eastAsia="Times New Roman" w:cs="Times New Roman"/>
          <w:color w:val="000000" w:themeColor="text1"/>
          <w:sz w:val="22"/>
          <w:szCs w:val="22"/>
        </w:rPr>
        <w:t xml:space="preserve">If the Town accepts a public park dedication pursuant to UDO Section 4.7, the fair market value of the dedicated land, as reasonably determined by the Town, and the Developer’s actual and documented costs for cons</w:t>
      </w:r>
      <w:r>
        <w:rPr>
          <w:rFonts w:ascii="Times New Roman" w:hAnsi="Times New Roman" w:eastAsia="Times New Roman" w:cs="Times New Roman"/>
          <w:color w:val="000000" w:themeColor="text1"/>
          <w:sz w:val="22"/>
          <w:szCs w:val="22"/>
        </w:rPr>
        <w:t xml:space="preserve">tructing required public park improvements may be credited by the Town as a setoff against any Park Land Dedication Fees in Lieu charged by the Town, subject to the limitations, procedures, and approvals set forth in the UDO and applicable Town policies.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44D3931" w14:textId="77777777">
      <w:pPr>
        <w:widowControl w:val="false"/>
        <w:pBdr/>
        <w:spacing w:line="259" w:lineRule="auto"/>
        <w:ind/>
        <w:contextualSpacing w:val="tru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197D02A" w14:textId="77777777">
      <w:pPr>
        <w:pStyle w:val="918"/>
        <w:widowControl w:val="false"/>
        <w:numPr>
          <w:ilvl w:val="0"/>
          <w:numId w:val="6"/>
        </w:numPr>
        <w:pBdr/>
        <w:tabs>
          <w:tab w:val="clear" w:leader="none" w:pos="2160"/>
        </w:tabs>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TERMS REQUIRED FOR PUBLIC SAFETY</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ab/>
        <w:t xml:space="preserve"> Developer shall provide sufficient egress and ingress to the Site through the Site or other public rights of way to satisfy the requirements of the Town’s Fire Chief and Police Chief, as indicated by their approval in the development review process.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8199A0D" w14:textId="77777777">
      <w:pPr>
        <w:pStyle w:val="918"/>
        <w:widowControl w:val="false"/>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937A070" w14:textId="77777777">
      <w:pPr>
        <w:pStyle w:val="918"/>
        <w:widowControl w:val="false"/>
        <w:numPr>
          <w:ilvl w:val="0"/>
          <w:numId w:val="6"/>
        </w:numPr>
        <w:pBdr/>
        <w:tabs>
          <w:tab w:val="clear" w:leader="none" w:pos="2160"/>
        </w:tabs>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HISTORIC STRUCTURES</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ab/>
        <w:t xml:space="preserve">There are no known historic structures on the Site.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612DFF9" w14:textId="77777777">
      <w:pPr>
        <w:pStyle w:val="918"/>
        <w:widowControl w:val="false"/>
        <w:pBdr/>
        <w:spacing/>
        <w:ind w:left="21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D2733E3" w14:textId="77777777">
      <w:pPr>
        <w:pStyle w:val="918"/>
        <w:widowControl w:val="false"/>
        <w:pBdr/>
        <w:spacing/>
        <w:ind w:firstLine="360"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3FE82E7" w14:textId="77777777">
      <w:pPr>
        <w:pStyle w:val="918"/>
        <w:widowControl w:val="false"/>
        <w:numPr>
          <w:ilvl w:val="0"/>
          <w:numId w:val="6"/>
        </w:numPr>
        <w:pBdr/>
        <w:tabs>
          <w:tab w:val="clear" w:leader="none" w:pos="2160"/>
        </w:tabs>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 xml:space="preserve">DEVELOPMENT SCHEDULE</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5F09FED" w14:textId="77777777">
      <w:pPr>
        <w:pStyle w:val="918"/>
        <w:widowControl w:val="false"/>
        <w:pBdr/>
        <w:spacing/>
        <w:ind w:left="180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B340FED" w14:textId="77777777">
      <w:pPr>
        <w:pStyle w:val="918"/>
        <w:widowControl w:val="false"/>
        <w:numPr>
          <w:ilvl w:val="1"/>
          <w:numId w:val="4"/>
        </w:numPr>
        <w:pBdr/>
        <w:spacing/>
        <w:ind w:left="108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Development of the Project and any Public Infrastructure shall commence prior to the expiration of any Permits for the same.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753E638" w14:textId="77777777">
      <w:pPr>
        <w:pStyle w:val="918"/>
        <w:widowControl w:val="false"/>
        <w:pBdr/>
        <w:spacing/>
        <w:ind w:left="108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8B3B421"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1124244"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484C9E0"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ARTICLE III</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65415F6E"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DEVELOPER’S OTHER DUTIES</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17F6E820"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7633D7BB" w14:textId="77777777">
      <w:pPr>
        <w:pStyle w:val="918"/>
        <w:numPr>
          <w:ilvl w:val="0"/>
          <w:numId w:val="5"/>
        </w:numPr>
        <w:pBdr/>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For any offsite infrastructure constructed by Developer, Developer shall design, permit, and construct the inf</w:t>
      </w:r>
      <w:r>
        <w:rPr>
          <w:rFonts w:ascii="Times New Roman" w:hAnsi="Times New Roman" w:eastAsia="Times New Roman" w:cs="Times New Roman"/>
          <w:color w:val="000000" w:themeColor="text1"/>
          <w:sz w:val="22"/>
          <w:szCs w:val="22"/>
        </w:rPr>
        <w:t xml:space="preserve">rastructure in the location approved by the Town and as shown on plans (to be submitted), according to engineering best practices, applicable requirements of the Town, and applicable requirements of the North Carolina Department of Environmental Quality (“</w:t>
      </w:r>
      <w:r>
        <w:rPr>
          <w:rFonts w:ascii="Times New Roman" w:hAnsi="Times New Roman" w:eastAsia="Times New Roman" w:cs="Times New Roman"/>
          <w:color w:val="000000" w:themeColor="text1"/>
          <w:sz w:val="22"/>
          <w:szCs w:val="22"/>
          <w:u w:val="single"/>
        </w:rPr>
        <w:t xml:space="preserve">NCDEQ</w:t>
      </w:r>
      <w:r>
        <w:rPr>
          <w:rFonts w:ascii="Times New Roman" w:hAnsi="Times New Roman" w:eastAsia="Times New Roman" w:cs="Times New Roman"/>
          <w:color w:val="000000" w:themeColor="text1"/>
          <w:sz w:val="22"/>
          <w:szCs w:val="22"/>
        </w:rPr>
        <w:t xml:space="preserve">”) and applicable req</w:t>
      </w:r>
      <w:r>
        <w:rPr>
          <w:rFonts w:ascii="Times New Roman" w:hAnsi="Times New Roman" w:eastAsia="Times New Roman" w:cs="Times New Roman"/>
          <w:color w:val="000000" w:themeColor="text1"/>
          <w:sz w:val="22"/>
          <w:szCs w:val="22"/>
        </w:rPr>
        <w:t xml:space="preserve">uirements of any other regulatory agency. For any land owned or controlled by Developer, Developer shall secure and dedicate to the Town all necessary easements for the construction and perpetual maintenance of the infrastructure referenced.  For any land </w:t>
      </w:r>
      <w:r>
        <w:rPr>
          <w:rFonts w:ascii="Times New Roman" w:hAnsi="Times New Roman" w:eastAsia="Times New Roman" w:cs="Times New Roman"/>
          <w:color w:val="000000" w:themeColor="text1"/>
          <w:sz w:val="22"/>
          <w:szCs w:val="22"/>
        </w:rPr>
        <w:t xml:space="preserve">owned or controlled by the Town but </w:t>
      </w:r>
      <w:r>
        <w:rPr>
          <w:rFonts w:ascii="Times New Roman" w:hAnsi="Times New Roman" w:eastAsia="Times New Roman" w:cs="Times New Roman"/>
          <w:color w:val="000000" w:themeColor="text1"/>
          <w:sz w:val="22"/>
          <w:szCs w:val="22"/>
        </w:rPr>
        <w:t xml:space="preserve">not owned by or controlled by Developer, the Town shall reaso</w:t>
      </w:r>
      <w:r>
        <w:rPr>
          <w:rFonts w:ascii="Times New Roman" w:hAnsi="Times New Roman" w:eastAsia="Times New Roman" w:cs="Times New Roman"/>
          <w:color w:val="000000" w:themeColor="text1"/>
          <w:sz w:val="22"/>
          <w:szCs w:val="22"/>
        </w:rPr>
        <w:t xml:space="preserve">nably cooperate with Developer to secure all necessary easements on land for the construction and perpetual maintenance of the infrastructure referenced in a timely manner so as not to delay the completion of Developer’s Duties set out in this Article III.</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DE82568" w14:textId="77777777">
      <w:pPr>
        <w:pStyle w:val="918"/>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DEFE605" w14:textId="77777777">
      <w:pPr>
        <w:pStyle w:val="918"/>
        <w:numPr>
          <w:ilvl w:val="0"/>
          <w:numId w:val="5"/>
        </w:numPr>
        <w:pBdr/>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Developer shall construct in a workmanlike manner the Public Infrastructure located on the Site according to the design specifications and criteria of the Town which are existing </w:t>
      </w:r>
      <w:r>
        <w:rPr>
          <w:rFonts w:ascii="Times New Roman" w:hAnsi="Times New Roman" w:eastAsia="Times New Roman" w:cs="Times New Roman"/>
          <w:color w:val="000000" w:themeColor="text1"/>
          <w:sz w:val="22"/>
          <w:szCs w:val="22"/>
        </w:rPr>
        <w:t xml:space="preserve">at the time of this Agreement, as well as full compliance with any applicable NCDEQ requirements. Said infrastructure, together with </w:t>
      </w:r>
      <w:r>
        <w:rPr>
          <w:rFonts w:ascii="Times New Roman" w:hAnsi="Times New Roman" w:eastAsia="Times New Roman" w:cs="Times New Roman"/>
          <w:color w:val="000000" w:themeColor="text1"/>
          <w:sz w:val="22"/>
          <w:szCs w:val="22"/>
        </w:rPr>
        <w:t xml:space="preserve">any and all</w:t>
      </w:r>
      <w:r>
        <w:rPr>
          <w:rFonts w:ascii="Times New Roman" w:hAnsi="Times New Roman" w:eastAsia="Times New Roman" w:cs="Times New Roman"/>
          <w:color w:val="000000" w:themeColor="text1"/>
          <w:sz w:val="22"/>
          <w:szCs w:val="22"/>
        </w:rPr>
        <w:t xml:space="preserve"> appurtenances, easements, and equipment associated with the Project required for public dedication shall be dedicated to the Town in a manner consistent with the development plan and in a manner in accordance with the Town’s standards.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757FC1F" w14:textId="77777777">
      <w:pPr>
        <w:pStyle w:val="918"/>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57014D8" w14:textId="77777777">
      <w:pPr>
        <w:pStyle w:val="918"/>
        <w:numPr>
          <w:ilvl w:val="0"/>
          <w:numId w:val="5"/>
        </w:numPr>
        <w:pBdr/>
        <w:spacing/>
        <w:ind w:firstLine="360" w:left="0"/>
        <w:contextualSpacing w:val="false"/>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Developer shall construct the Public Infrastructure according to the plans, the terms of this Agreement, and specifications submitted in a manner consistent with the standards of the Town which are in effect at the time of this Agreement.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7DC654F"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2D273C13"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55387D77"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ARTICLE IV</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733232E4"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GENERAL TERMS</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67D74DE9" w14:textId="77777777">
      <w:pPr>
        <w:pBdr/>
        <w:spacing/>
        <w:ind w:firstLine="72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9D4D1DD"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All of Develop</w:t>
      </w:r>
      <w:r>
        <w:rPr>
          <w:rFonts w:ascii="Times New Roman" w:hAnsi="Times New Roman" w:eastAsia="Times New Roman" w:cs="Times New Roman"/>
          <w:color w:val="000000" w:themeColor="text1"/>
          <w:sz w:val="22"/>
          <w:szCs w:val="22"/>
        </w:rPr>
        <w:t xml:space="preserve">er’s obligations under this Agreement, including but not limited to the obligations under Articles II and III of this Agreement, are contingent upon the Town’s approval of the Rezoning, any Annexation petition, and all required Site Plans and any Permits.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483EC8C"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416617E"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All reimbursements, if any, for this Project shall be provided </w:t>
      </w:r>
      <w:r>
        <w:rPr>
          <w:rFonts w:ascii="Times New Roman" w:hAnsi="Times New Roman" w:eastAsia="Times New Roman" w:cs="Times New Roman"/>
          <w:color w:val="000000" w:themeColor="text1"/>
          <w:sz w:val="22"/>
          <w:szCs w:val="22"/>
        </w:rPr>
        <w:t xml:space="preserve">on the basis of</w:t>
      </w:r>
      <w:r>
        <w:rPr>
          <w:rFonts w:ascii="Times New Roman" w:hAnsi="Times New Roman" w:eastAsia="Times New Roman" w:cs="Times New Roman"/>
          <w:color w:val="000000" w:themeColor="text1"/>
          <w:sz w:val="22"/>
          <w:szCs w:val="22"/>
        </w:rPr>
        <w:t xml:space="preserve"> final documented Actual Costs, as approved by the Director Development Services, in accordance with this agreement.  Any opinions of Project cost included in this agreement are based upon preliminary designs and are approximate.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9A7062C"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7A4B94D"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Developer shall be responsible for the complete design and</w:t>
      </w:r>
      <w:r>
        <w:rPr>
          <w:rFonts w:ascii="Times New Roman" w:hAnsi="Times New Roman" w:eastAsia="Times New Roman" w:cs="Times New Roman"/>
          <w:color w:val="000000" w:themeColor="text1"/>
          <w:sz w:val="22"/>
          <w:szCs w:val="22"/>
        </w:rPr>
        <w:t xml:space="preserve"> construction of each project, including all surveying, design, permitting, plat preparation and recordation, testing, engineering, bidding, construction, inspection, acceptance, easement maps and documents, construction management, construction administra</w:t>
      </w:r>
      <w:r>
        <w:rPr>
          <w:rFonts w:ascii="Times New Roman" w:hAnsi="Times New Roman" w:eastAsia="Times New Roman" w:cs="Times New Roman"/>
          <w:color w:val="000000" w:themeColor="text1"/>
          <w:sz w:val="22"/>
          <w:szCs w:val="22"/>
        </w:rPr>
        <w:t xml:space="preserve">tion, and all other necessary functions to ensure complete-in-place, fully functional projects built and operational in accordance with Town and State standards and approved plans for the project.  The costs of </w:t>
      </w:r>
      <w:r>
        <w:rPr>
          <w:rFonts w:ascii="Times New Roman" w:hAnsi="Times New Roman" w:eastAsia="Times New Roman" w:cs="Times New Roman"/>
          <w:color w:val="000000" w:themeColor="text1"/>
          <w:sz w:val="22"/>
          <w:szCs w:val="22"/>
        </w:rPr>
        <w:t xml:space="preserve">all of</w:t>
      </w:r>
      <w:r>
        <w:rPr>
          <w:rFonts w:ascii="Times New Roman" w:hAnsi="Times New Roman" w:eastAsia="Times New Roman" w:cs="Times New Roman"/>
          <w:color w:val="000000" w:themeColor="text1"/>
          <w:sz w:val="22"/>
          <w:szCs w:val="22"/>
        </w:rPr>
        <w:t xml:space="preserve"> these items shall be borne by Developer and shall not be subject to reimbursement or participation by the Town, except as specifically described herein.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565876E"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309533D"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Developer  agrees to protect, defend, indemnify and hold the Town of </w:t>
      </w:r>
      <w:r>
        <w:rPr>
          <w:rFonts w:ascii="Times New Roman" w:hAnsi="Times New Roman" w:eastAsia="Times New Roman" w:cs="Times New Roman"/>
          <w:color w:val="000000" w:themeColor="text1"/>
          <w:sz w:val="22"/>
          <w:szCs w:val="22"/>
        </w:rPr>
        <w:t xml:space="preserve">Holly Springs and its officers, employees and agents free and harmless from and against any and all losses, penalties, damages, settlements, costs, charges, professional fees, or other expenses or liabilities of every kind in character and arising out of o</w:t>
      </w:r>
      <w:r>
        <w:rPr>
          <w:rFonts w:ascii="Times New Roman" w:hAnsi="Times New Roman" w:eastAsia="Times New Roman" w:cs="Times New Roman"/>
          <w:color w:val="000000" w:themeColor="text1"/>
          <w:sz w:val="22"/>
          <w:szCs w:val="22"/>
        </w:rPr>
        <w:t xml:space="preserve">r relating to any and all claims, liens, demands, obligations, actions, proceedings, or causes of actions of every kind and character arising directly out of the entry onto and performance of work completed by Developer within easements owned by the Town.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7CB218D"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6D3089F"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All projects shall be subject to the Town’s policies and procedures regarding Town acceptance and warranty on infrastructure.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8FE92E8"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9568B46"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It shall be the responsibility of Developer to ensure that all regulatory approvals for the </w:t>
      </w:r>
      <w:r>
        <w:rPr>
          <w:rFonts w:ascii="Times New Roman" w:hAnsi="Times New Roman" w:eastAsia="Times New Roman" w:cs="Times New Roman"/>
          <w:color w:val="000000" w:themeColor="text1"/>
          <w:sz w:val="22"/>
          <w:szCs w:val="22"/>
        </w:rPr>
        <w:t xml:space="preserve">P</w:t>
      </w:r>
      <w:r>
        <w:rPr>
          <w:rFonts w:ascii="Times New Roman" w:hAnsi="Times New Roman" w:eastAsia="Times New Roman" w:cs="Times New Roman"/>
          <w:color w:val="000000" w:themeColor="text1"/>
          <w:sz w:val="22"/>
          <w:szCs w:val="22"/>
        </w:rPr>
        <w:t xml:space="preserve">roject are in place before beginning construction.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829D0B9"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739304E"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The Town Manager is authorized to make decisions </w:t>
      </w:r>
      <w:r>
        <w:rPr>
          <w:rFonts w:ascii="Times New Roman" w:hAnsi="Times New Roman" w:eastAsia="Times New Roman" w:cs="Times New Roman"/>
          <w:color w:val="000000" w:themeColor="text1"/>
          <w:sz w:val="22"/>
          <w:szCs w:val="22"/>
        </w:rPr>
        <w:t xml:space="preserve">in regard to</w:t>
      </w:r>
      <w:r>
        <w:rPr>
          <w:rFonts w:ascii="Times New Roman" w:hAnsi="Times New Roman" w:eastAsia="Times New Roman" w:cs="Times New Roman"/>
          <w:color w:val="000000" w:themeColor="text1"/>
          <w:sz w:val="22"/>
          <w:szCs w:val="22"/>
        </w:rPr>
        <w:t xml:space="preserve"> approvals, including changes to this Agreement </w:t>
      </w:r>
      <w:r>
        <w:rPr>
          <w:rFonts w:ascii="Times New Roman" w:hAnsi="Times New Roman" w:eastAsia="Times New Roman" w:cs="Times New Roman"/>
          <w:color w:val="000000" w:themeColor="text1"/>
          <w:sz w:val="22"/>
          <w:szCs w:val="22"/>
        </w:rPr>
        <w:t xml:space="preserve">in order to</w:t>
      </w:r>
      <w:r>
        <w:rPr>
          <w:rFonts w:ascii="Times New Roman" w:hAnsi="Times New Roman" w:eastAsia="Times New Roman" w:cs="Times New Roman"/>
          <w:color w:val="000000" w:themeColor="text1"/>
          <w:sz w:val="22"/>
          <w:szCs w:val="22"/>
        </w:rPr>
        <w:t xml:space="preserve"> complete the scope of work required, within his authority granted by the Town Council, except as otherwise stated herein or required by Town ordinance.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7FF1E23"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1342405"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All projects shall be subject to the Town’s policies and procedures regarding Town acceptance and warranty on Offsite Infrastructure.  This Agreement shall not modify the warranty and acceptance p</w:t>
      </w:r>
      <w:r>
        <w:rPr>
          <w:rFonts w:ascii="Times New Roman" w:hAnsi="Times New Roman" w:eastAsia="Times New Roman" w:cs="Times New Roman"/>
          <w:color w:val="000000" w:themeColor="text1"/>
          <w:sz w:val="22"/>
          <w:szCs w:val="22"/>
        </w:rPr>
        <w:t xml:space="preserve">rocedures established by the Town through the Engineering Standards in place at the time of this agreement.   It shall be the responsibility of Developer to ensure that all regulatory approvals for each project are in place before beginning construction.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8569E99"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E0F11B2"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All notices, reports, and other communications given pursuant to this Agreement shall be in writing and shall either be mailed by first class mail, postage prepaid, certified or registered with return receipt requested, or deliv</w:t>
      </w:r>
      <w:r>
        <w:rPr>
          <w:rFonts w:ascii="Times New Roman" w:hAnsi="Times New Roman" w:eastAsia="Times New Roman" w:cs="Times New Roman"/>
          <w:color w:val="000000" w:themeColor="text1"/>
          <w:sz w:val="22"/>
          <w:szCs w:val="22"/>
        </w:rPr>
        <w:t xml:space="preserve">ered in person to the intended addressee.  Notice sent by certified or registered mail shall be effective upon the date of delivery indicated on the return receipt.  Notice given in any other manner shall be effective upon actual receipt by the addressee.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326C9C2"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216E721"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This </w:t>
      </w:r>
      <w:r>
        <w:rPr>
          <w:rFonts w:ascii="Times New Roman" w:hAnsi="Times New Roman" w:eastAsia="Times New Roman" w:cs="Times New Roman"/>
          <w:color w:val="000000" w:themeColor="text1"/>
          <w:sz w:val="22"/>
          <w:szCs w:val="22"/>
        </w:rPr>
        <w:t xml:space="preserve">Agreement</w:t>
      </w:r>
      <w:r>
        <w:rPr>
          <w:rFonts w:ascii="Times New Roman" w:hAnsi="Times New Roman" w:eastAsia="Times New Roman" w:cs="Times New Roman"/>
          <w:color w:val="000000" w:themeColor="text1"/>
          <w:sz w:val="22"/>
          <w:szCs w:val="22"/>
        </w:rPr>
        <w:t xml:space="preserve"> does not provide for the application of subsequently enacted Laws, ordinances, development policies, practices, procedures or standa</w:t>
      </w:r>
      <w:r>
        <w:rPr>
          <w:rFonts w:ascii="Times New Roman" w:hAnsi="Times New Roman" w:eastAsia="Times New Roman" w:cs="Times New Roman"/>
          <w:color w:val="000000" w:themeColor="text1"/>
          <w:sz w:val="22"/>
          <w:szCs w:val="22"/>
        </w:rPr>
        <w:t xml:space="preserve">rds. The Laws, ordinances, development policies, practices, procedures and standards applicable to the development of the Project are those in force at the time of the execution of this Agreement, in the manner prescribed by Holly Springs Ordinance 14-164.</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3AD93AF"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5079158"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Developer </w:t>
      </w:r>
      <w:r>
        <w:rPr>
          <w:rFonts w:ascii="Times New Roman" w:hAnsi="Times New Roman" w:eastAsia="Times New Roman" w:cs="Times New Roman"/>
          <w:color w:val="000000" w:themeColor="text1"/>
          <w:sz w:val="22"/>
          <w:szCs w:val="22"/>
        </w:rPr>
        <w:t xml:space="preserve">is a sophisticated business entity. It hereby, for itself, its successors and/or assigns, expressly hereby agrees to waive its right to participate in any class action against the Town with respect to any term or condition of this Agreement or any requirem</w:t>
      </w:r>
      <w:r>
        <w:rPr>
          <w:rFonts w:ascii="Times New Roman" w:hAnsi="Times New Roman" w:eastAsia="Times New Roman" w:cs="Times New Roman"/>
          <w:color w:val="000000" w:themeColor="text1"/>
          <w:sz w:val="22"/>
          <w:szCs w:val="22"/>
        </w:rPr>
        <w:t xml:space="preserve">ent, obligation, right, or duty created herein. Each party has had the opportunity to have this Agreement reviewed by counsel of its choosing and is entering into this agreement freely and aware of any of the rights, obligations, and duties each may enjoy.</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E5F9E9B"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5547EA5"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Notices under this agreement shall be to the following:</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58B4DB7" w14:textId="77777777">
      <w:pPr>
        <w:pBdr/>
        <w:spacing/>
        <w:ind w:left="72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tbl>
      <w:tblPr>
        <w:tblW w:w="0" w:type="auto"/>
        <w:tblBorders/>
        <w:tblLook w:val="01E0" w:firstRow="1" w:lastRow="1" w:firstColumn="1" w:lastColumn="1" w:noHBand="0" w:noVBand="0"/>
      </w:tblPr>
      <w:tblGrid>
        <w:gridCol w:w="4641"/>
        <w:gridCol w:w="4719"/>
      </w:tblGrid>
      <w:tr>
        <w:trPr/>
        <w:tc>
          <w:tcPr>
            <w:tcBorders/>
            <w:tcW w:w="4788" w:type="dxa"/>
          </w:tcPr>
          <w:p w14:paraId="2C315427"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FOR THE TOWN: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B761A8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CE3CBDC"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Randy J. Harrington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A10A0A5"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Town Manager</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AEFBF2B"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PO Box 8</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A85BDAB"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Holly Springs, NC 27540</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7CA3C49"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Reference: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4779D55"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tc>
        <w:tc>
          <w:tcPr>
            <w:tcBorders/>
            <w:tcW w:w="4788" w:type="dxa"/>
          </w:tcPr>
          <w:p w14:paraId="7BDB6D10"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FOR DEVELOPER:</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BF3FEF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A882E4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da_developer_entity_name</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563511F"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da_developer_contact_name</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br/>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da_developer_address</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E2C067A"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da_developer_email</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A014598"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 xml:space="preserve">da_developer_phone</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DD7B8C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7D96F7B"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With copy to:</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B96A7D0"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DB0A023"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tc>
      </w:tr>
    </w:tbl>
    <w:p w14:paraId="1DF4568C"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This Agreement shall be governed by and construed in accordance with the </w:t>
      </w:r>
      <w:r>
        <w:rPr>
          <w:rFonts w:ascii="Times New Roman" w:hAnsi="Times New Roman" w:eastAsia="Times New Roman" w:cs="Times New Roman"/>
          <w:color w:val="000000" w:themeColor="text1"/>
          <w:sz w:val="22"/>
          <w:szCs w:val="22"/>
        </w:rPr>
        <w:t xml:space="preserve">laws of the State of North Carolina. The Parties consent to the jurisdiction of Superior Court Division of the General Court of Justice located in Wake County, North Carolina in the event a dispute arises between them regarding the terms of this Agreement.</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1A9098F"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CE07E7B"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If any paragraph or part of this Agreement is found void or unenforceable, the remainder of this Agreement shall continue in full force and effect.</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B60EBC2"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41385B"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This Agreement shall be binding upon and inure to the benefit of the Parties hereto, their heirs, successors and assigns.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11BF4D2"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88BD635"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This Agreement contains the entire agreement of the parties and there are no representations, inducements or other provisions other than those expressed in writing.</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7A598C1" w14:textId="77777777">
      <w:pPr>
        <w:pBdr/>
        <w:spacing/>
        <w:ind w:left="36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6E1F45D" w14:textId="77777777">
      <w:pPr>
        <w:numPr>
          <w:ilvl w:val="0"/>
          <w:numId w:val="1"/>
        </w:numPr>
        <w:pBdr/>
        <w:spacing/>
        <w:ind w:left="0"/>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Exhibit List:  The following exhibits are hereby incorporated by reference: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5685BDD"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F992373" w14:textId="77777777">
      <w:pPr>
        <w:pBdr/>
        <w:spacing/>
        <w:ind w:left="144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EXHIBIT A:</w:t>
      </w:r>
      <w:r>
        <w:rPr>
          <w:rFonts w:ascii="Times New Roman" w:hAnsi="Times New Roman" w:eastAsia="Times New Roman" w:cs="Times New Roman"/>
          <w:color w:val="000000" w:themeColor="text1"/>
          <w:sz w:val="22"/>
          <w:szCs w:val="22"/>
        </w:rPr>
        <w:tab/>
        <w:t xml:space="preserve">Property Description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F1B77C" w14:textId="77777777">
      <w:pPr>
        <w:pBdr/>
        <w:spacing/>
        <w:ind w:left="144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EXHIBIT B:</w:t>
      </w:r>
      <w:r>
        <w:rPr>
          <w:rFonts w:ascii="Times New Roman" w:hAnsi="Times New Roman" w:eastAsia="Times New Roman" w:cs="Times New Roman"/>
          <w:color w:val="000000" w:themeColor="text1"/>
          <w:sz w:val="22"/>
          <w:szCs w:val="22"/>
        </w:rPr>
        <w:tab/>
        <w:t xml:space="preserve">Street and Greenway Improvements</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418FF8B" w14:textId="77777777">
      <w:pPr>
        <w:pBdr/>
        <w:spacing/>
        <w:ind w:left="144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EXHIBIT </w:t>
      </w:r>
      <w:r>
        <w:rPr>
          <w:rFonts w:ascii="Times New Roman" w:hAnsi="Times New Roman" w:eastAsia="Times New Roman" w:cs="Times New Roman"/>
          <w:color w:val="000000" w:themeColor="text1"/>
          <w:sz w:val="22"/>
          <w:szCs w:val="22"/>
        </w:rPr>
        <w:t xml:space="preserve">C</w:t>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ab/>
        <w:t xml:space="preserve">Transportation Mitigation Agreement</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E1035C3" w14:textId="77777777">
      <w:pPr>
        <w:pBdr/>
        <w:spacing/>
        <w:ind w:left="144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EXHIBIT D:</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EEB5181" w14:textId="77777777">
      <w:pPr>
        <w:pBdr/>
        <w:spacing/>
        <w:ind w:left="144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EXHIBIT E: </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4A2AFA3"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038B7A9" w14:textId="77777777">
      <w:pPr>
        <w:pBdr/>
        <w:spacing/>
        <w:ind/>
        <w:jc w:val="center"/>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[Signatures on following pages]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AEAB81E"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br w:type="page" w:clear="all"/>
      </w:r>
      <w:r>
        <w:rPr>
          <w:rFonts w:ascii="Times New Roman" w:hAnsi="Times New Roman" w:eastAsia="Times New Roman" w:cs="Times New Roman"/>
          <w:color w:val="000000" w:themeColor="text1"/>
          <w:sz w:val="22"/>
          <w:szCs w:val="22"/>
        </w:rPr>
        <w:t xml:space="preserve">  </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b/>
          <w:color w:val="000000" w:themeColor="text1"/>
          <w:sz w:val="22"/>
          <w:szCs w:val="22"/>
        </w:rPr>
        <w:t xml:space="preserve">IN WITNESS WHEREOF, </w:t>
      </w:r>
      <w:r>
        <w:rPr>
          <w:rFonts w:ascii="Times New Roman" w:hAnsi="Times New Roman" w:eastAsia="Times New Roman" w:cs="Times New Roman"/>
          <w:color w:val="000000" w:themeColor="text1"/>
          <w:sz w:val="22"/>
          <w:szCs w:val="22"/>
        </w:rPr>
        <w:t xml:space="preserve">the parties have executed this Agreement the day and year first above written.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9A63C2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95D80AC"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b/>
          <w:color w:val="000000" w:themeColor="text1"/>
          <w:sz w:val="22"/>
          <w:szCs w:val="22"/>
        </w:rPr>
        <w:t xml:space="preserve">TOWN OF HOLLY SPRINGS</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31E39A6"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996761C" w14:textId="77777777">
      <w:pPr>
        <w:pBdr/>
        <w:spacing/>
        <w:ind w:firstLine="720"/>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i/>
          <w:color w:val="000000" w:themeColor="text1"/>
          <w:sz w:val="22"/>
          <w:szCs w:val="22"/>
        </w:rPr>
        <w:t xml:space="preserve">Town Seal</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BY:</w:t>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C3E0417"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      Randy J. Harrington, Town Manager</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22F99D6"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i/>
          <w:color w:val="000000" w:themeColor="text1"/>
          <w:sz w:val="22"/>
          <w:szCs w:val="22"/>
        </w:rPr>
        <w:t xml:space="preserve">ATTEST</w:t>
      </w:r>
      <w:r>
        <w:rPr>
          <w:rFonts w:ascii="Times New Roman" w:hAnsi="Times New Roman" w:eastAsia="Times New Roman" w:cs="Times New Roman"/>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72D520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0B1961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7D8A4C3"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Linda McKinney, Town Clerk</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D359898"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Kathy White, Deputy Town Clerk</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C2BCB32" w14:textId="77777777">
      <w:pPr>
        <w:pBdr>
          <w:bottom w:val="single" w:color="000000" w:sz="18" w:space="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71F1E0C"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FD086E2"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This document is sufficient as to form.</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DD33B6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B99E9AE" w14:textId="77777777">
      <w:pPr>
        <w:pBdr>
          <w:bottom w:val="single" w:color="000000" w:sz="18" w:space="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AA69234" w14:textId="77777777">
      <w:pPr>
        <w:pBdr>
          <w:bottom w:val="single" w:color="000000" w:sz="18" w:space="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John P. Schifano, Town Attorney</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3438E24" w14:textId="77777777">
      <w:pPr>
        <w:pBdr>
          <w:bottom w:val="single" w:color="000000" w:sz="18" w:space="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1B0A5D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0D7DE44"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This instrument has been pre-audited in the manner proscribed by the Local Government Finance Act.</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4768C0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2E7B528"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_____________________________________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E1D63BA" w14:textId="77777777">
      <w:pPr>
        <w:pBdr>
          <w:bottom w:val="single" w:color="000000" w:sz="12" w:space="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Tina Stroupe, Finance Director</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8877FC9" w14:textId="77777777">
      <w:pPr>
        <w:pBdr>
          <w:bottom w:val="single" w:color="000000" w:sz="12" w:space="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13E08C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3E29992"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NORTH CAROLINA</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72A5E7E"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WAKE COUNTY</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F77C330"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0880A37"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t xml:space="preserve">I, a Notary Public of the County and State aforesaid, certify that ____________ personally came before me this day and acknowledged that she is the Town Clerk/Deputy Town Clerk of the Town of Holly Springs, and that the seal affixed to the foregoin</w:t>
      </w:r>
      <w:r>
        <w:rPr>
          <w:rFonts w:ascii="Times New Roman" w:hAnsi="Times New Roman" w:eastAsia="Times New Roman" w:cs="Times New Roman"/>
          <w:color w:val="000000" w:themeColor="text1"/>
          <w:sz w:val="22"/>
          <w:szCs w:val="22"/>
        </w:rPr>
        <w:t xml:space="preserve">g instrument in writing is the corporate seal of said Town, and that said writing was signed and sealed by her in behalf of said corporation by its authority duly given and the said person acknowledged this writing to be the act a deed of said corporation.</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DFCAA88"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1271959"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t xml:space="preserve">WITNESS my hand and official stamp (or seal), this the </w:t>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rPr>
        <w:t xml:space="preserve"> day of 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4041B10"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C8F0356"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57FE1DF"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Notary Public</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608E38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E0CAE3F" w14:textId="77777777">
      <w:pPr>
        <w:pBdr/>
        <w:spacing/>
        <w:ind/>
        <w:rPr>
          <w:rFonts w:ascii="Times New Roman" w:hAnsi="Times New Roman" w:cs="Times New Roman"/>
          <w:color w:val="000000" w:themeColor="text1"/>
          <w:sz w:val="22"/>
          <w:szCs w:val="22"/>
          <w:u w:val="single"/>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My Commission Expires:</w:t>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tab/>
      </w:r>
      <w:r>
        <w:rPr>
          <w:rFonts w:ascii="Times New Roman" w:hAnsi="Times New Roman" w:eastAsia="Times New Roman" w:cs="Times New Roman"/>
          <w:color w:val="000000" w:themeColor="text1"/>
          <w:sz w:val="22"/>
          <w:szCs w:val="22"/>
          <w:u w:val="single"/>
        </w:rPr>
      </w:r>
      <w:r>
        <w:rPr>
          <w:rFonts w:ascii="Times New Roman" w:hAnsi="Times New Roman" w:cs="Times New Roman"/>
          <w:color w:val="000000" w:themeColor="text1"/>
          <w:sz w:val="22"/>
          <w:szCs w:val="22"/>
          <w:u w:val="single"/>
        </w:rPr>
      </w:r>
    </w:p>
    <w:p w14:paraId="17856D52" w14:textId="77777777">
      <w:pPr>
        <w:pBdr>
          <w:bottom w:val="single" w:color="000000" w:sz="6" w:space="1"/>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br w:type="page" w:clear="all"/>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4BFB2BC" w14:textId="77777777">
      <w:pPr>
        <w:pBdr/>
        <w:spacing/>
        <w:ind/>
        <w:jc w:val="both"/>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t xml:space="preserve">DEVELOPER</w:t>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7938CF3A"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372EAB8"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b/>
          <w:color w:val="000000" w:themeColor="text1"/>
          <w:sz w:val="22"/>
          <w:szCs w:val="22"/>
        </w:rPr>
        <w:t xml:space="preserve">${</w:t>
      </w:r>
      <w:r>
        <w:rPr>
          <w:rFonts w:ascii="Times New Roman" w:hAnsi="Times New Roman" w:eastAsia="Times New Roman" w:cs="Times New Roman"/>
          <w:b/>
          <w:color w:val="000000" w:themeColor="text1"/>
          <w:sz w:val="22"/>
          <w:szCs w:val="22"/>
        </w:rPr>
        <w:t xml:space="preserve">da_developer_name</w:t>
      </w:r>
      <w:r>
        <w:rPr>
          <w:rFonts w:ascii="Times New Roman" w:hAnsi="Times New Roman" w:eastAsia="Times New Roman" w:cs="Times New Roman"/>
          <w:b/>
          <w:color w:val="000000" w:themeColor="text1"/>
          <w:sz w:val="22"/>
          <w:szCs w:val="22"/>
        </w:rPr>
        <w:t xml:space="preserv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AA3580E"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775E84E"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15DBC4B" w14:textId="77777777">
      <w:pPr>
        <w:pBdr/>
        <w:spacing/>
        <w:ind/>
        <w:jc w:val="both"/>
        <w:rPr>
          <w:rFonts w:ascii="Times New Roman" w:hAnsi="Times New Roman" w:cs="Times New Roman"/>
          <w:color w:val="000000" w:themeColor="text1"/>
          <w:sz w:val="22"/>
          <w:szCs w:val="22"/>
          <w:u w:val="single"/>
        </w:rPr>
      </w:pPr>
      <w:r>
        <w:rPr>
          <w:rFonts w:ascii="Times New Roman" w:hAnsi="Times New Roman" w:eastAsia="Times New Roman" w:cs="Times New Roman"/>
          <w:color w:val="000000" w:themeColor="text1"/>
          <w:sz w:val="22"/>
          <w:szCs w:val="22"/>
        </w:rPr>
        <w:t xml:space="preserve">By:  __________________________</w:t>
      </w:r>
      <w:r>
        <w:rPr>
          <w:rFonts w:ascii="Times New Roman" w:hAnsi="Times New Roman" w:eastAsia="Times New Roman" w:cs="Times New Roman"/>
          <w:color w:val="000000" w:themeColor="text1"/>
          <w:sz w:val="22"/>
          <w:szCs w:val="22"/>
          <w:u w:val="single"/>
        </w:rPr>
      </w:r>
      <w:r>
        <w:rPr>
          <w:rFonts w:ascii="Times New Roman" w:hAnsi="Times New Roman" w:cs="Times New Roman"/>
          <w:color w:val="000000" w:themeColor="text1"/>
          <w:sz w:val="22"/>
          <w:szCs w:val="22"/>
          <w:u w:val="single"/>
        </w:rPr>
      </w:r>
    </w:p>
    <w:p w14:paraId="340D7FC9"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Name: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4EC0323"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Title:</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D410345"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22758B0"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A82440F" w14:textId="77777777">
      <w:pPr>
        <w:pBdr/>
        <w:spacing/>
        <w:ind/>
        <w:jc w:val="both"/>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279D17D"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STATE OF 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6665A50"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__________COUNTY</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FA387DB"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F9F9967"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8CCCAC6"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I certify that the following </w:t>
      </w:r>
      <w:r>
        <w:rPr>
          <w:rFonts w:ascii="Times New Roman" w:hAnsi="Times New Roman" w:eastAsia="Times New Roman" w:cs="Times New Roman"/>
          <w:color w:val="000000" w:themeColor="text1"/>
          <w:sz w:val="22"/>
          <w:szCs w:val="22"/>
        </w:rPr>
        <w:t xml:space="preserve">person(</w:t>
      </w:r>
      <w:r>
        <w:rPr>
          <w:rFonts w:ascii="Times New Roman" w:hAnsi="Times New Roman" w:eastAsia="Times New Roman" w:cs="Times New Roman"/>
          <w:color w:val="000000" w:themeColor="text1"/>
          <w:sz w:val="22"/>
          <w:szCs w:val="22"/>
        </w:rPr>
        <w:t xml:space="preserve">________________________) personally appeared before me this day and acknowledged to me that he or she voluntarily signed the foregoing document for the purpose stated therein </w:t>
      </w:r>
      <w:r>
        <w:rPr>
          <w:rFonts w:ascii="Times New Roman" w:hAnsi="Times New Roman" w:eastAsia="Times New Roman" w:cs="Times New Roman"/>
          <w:color w:val="000000" w:themeColor="text1"/>
          <w:sz w:val="22"/>
          <w:szCs w:val="22"/>
        </w:rPr>
        <w:t xml:space="preserve">and in the capacity</w:t>
      </w:r>
      <w:r>
        <w:rPr>
          <w:rFonts w:ascii="Times New Roman" w:hAnsi="Times New Roman" w:eastAsia="Times New Roman" w:cs="Times New Roman"/>
          <w:color w:val="000000" w:themeColor="text1"/>
          <w:sz w:val="22"/>
          <w:szCs w:val="22"/>
        </w:rPr>
        <w:t xml:space="preserve"> indicated:  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638BFD45"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C803D20"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EB5AE2C"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Date:  ____________________</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____________________________________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AE794A5"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_______________________, Notary Public</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13E3C6E"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BA13487" w14:textId="77777777">
      <w:pPr>
        <w:pStyle w:val="928"/>
        <w:pBdr/>
        <w:tabs>
          <w:tab w:val="left" w:leader="none" w:pos="3549"/>
        </w:tabs>
        <w:spacing w:after="0"/>
        <w:ind/>
        <w:rPr>
          <w:rFonts w:ascii="Times New Roman" w:hAnsi="Times New Roman" w:cs="Times New Roman"/>
          <w:color w:val="000000" w:themeColor="text1"/>
          <w:sz w:val="22"/>
          <w:szCs w:val="22"/>
        </w:rPr>
      </w:pPr>
      <w:r>
        <w:rPr>
          <w:rFonts w:ascii="Times New Roman" w:hAnsi="Times New Roman" w:eastAsia="Times New Roman" w:cs="Times New Roman"/>
          <w:i/>
          <w:iCs/>
          <w:color w:val="000000" w:themeColor="text1"/>
          <w:spacing w:val="-1"/>
          <w:sz w:val="22"/>
          <w:szCs w:val="22"/>
        </w:rPr>
        <w:t xml:space="preserve">[Affix Notary</w:t>
      </w:r>
      <w:r>
        <w:rPr>
          <w:rFonts w:ascii="Times New Roman" w:hAnsi="Times New Roman" w:eastAsia="Times New Roman" w:cs="Times New Roman"/>
          <w:i/>
          <w:iCs/>
          <w:color w:val="000000" w:themeColor="text1"/>
          <w:spacing w:val="-6"/>
          <w:sz w:val="22"/>
          <w:szCs w:val="22"/>
        </w:rPr>
        <w:t xml:space="preserve"> </w:t>
      </w:r>
      <w:r>
        <w:rPr>
          <w:rFonts w:ascii="Times New Roman" w:hAnsi="Times New Roman" w:eastAsia="Times New Roman" w:cs="Times New Roman"/>
          <w:i/>
          <w:iCs/>
          <w:color w:val="000000" w:themeColor="text1"/>
          <w:sz w:val="22"/>
          <w:szCs w:val="22"/>
        </w:rPr>
        <w:t xml:space="preserve">Stamp or </w:t>
      </w:r>
      <w:r>
        <w:rPr>
          <w:rFonts w:ascii="Times New Roman" w:hAnsi="Times New Roman" w:eastAsia="Times New Roman" w:cs="Times New Roman"/>
          <w:i/>
          <w:iCs/>
          <w:color w:val="000000" w:themeColor="text1"/>
          <w:spacing w:val="-1"/>
          <w:sz w:val="22"/>
          <w:szCs w:val="22"/>
        </w:rPr>
        <w:t xml:space="preserve">Seal]</w:t>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z w:val="22"/>
          <w:szCs w:val="22"/>
        </w:rPr>
        <w:t xml:space="preserve">My</w:t>
      </w:r>
      <w:r>
        <w:rPr>
          <w:rFonts w:ascii="Times New Roman" w:hAnsi="Times New Roman" w:eastAsia="Times New Roman" w:cs="Times New Roman"/>
          <w:color w:val="000000" w:themeColor="text1"/>
          <w:spacing w:val="-5"/>
          <w:sz w:val="22"/>
          <w:szCs w:val="22"/>
        </w:rPr>
        <w:t xml:space="preserve"> </w:t>
      </w:r>
      <w:r>
        <w:rPr>
          <w:rFonts w:ascii="Times New Roman" w:hAnsi="Times New Roman" w:eastAsia="Times New Roman" w:cs="Times New Roman"/>
          <w:color w:val="000000" w:themeColor="text1"/>
          <w:sz w:val="22"/>
          <w:szCs w:val="22"/>
        </w:rPr>
        <w:t xml:space="preserve">Commission</w:t>
      </w:r>
      <w:r>
        <w:rPr>
          <w:rFonts w:ascii="Times New Roman" w:hAnsi="Times New Roman" w:eastAsia="Times New Roman" w:cs="Times New Roman"/>
          <w:color w:val="000000" w:themeColor="text1"/>
          <w:spacing w:val="1"/>
          <w:sz w:val="22"/>
          <w:szCs w:val="22"/>
        </w:rPr>
        <w:t xml:space="preserve"> </w:t>
      </w:r>
      <w:r>
        <w:rPr>
          <w:rFonts w:ascii="Times New Roman" w:hAnsi="Times New Roman" w:eastAsia="Times New Roman" w:cs="Times New Roman"/>
          <w:color w:val="000000" w:themeColor="text1"/>
          <w:spacing w:val="-2"/>
          <w:sz w:val="22"/>
          <w:szCs w:val="22"/>
        </w:rPr>
        <w:t xml:space="preserve">Expires: 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26926E3" w14:textId="77777777">
      <w:pPr>
        <w:pBdr/>
        <w:spacing/>
        <w:ind/>
        <w:rPr>
          <w:rFonts w:ascii="Times New Roman" w:hAnsi="Times New Roman" w:cs="Times New Roman"/>
          <w:color w:val="000000" w:themeColor="text1"/>
          <w:sz w:val="22"/>
          <w:szCs w:val="22"/>
          <w:u w:val="single"/>
        </w:rPr>
      </w:pPr>
      <w:r>
        <w:rPr>
          <w:rFonts w:ascii="Times New Roman" w:hAnsi="Times New Roman" w:eastAsia="Times New Roman" w:cs="Times New Roman"/>
          <w:color w:val="000000" w:themeColor="text1"/>
          <w:sz w:val="22"/>
          <w:szCs w:val="22"/>
          <w:u w:val="single"/>
        </w:rPr>
      </w:r>
      <w:r>
        <w:rPr>
          <w:rFonts w:ascii="Times New Roman" w:hAnsi="Times New Roman" w:eastAsia="Times New Roman" w:cs="Times New Roman"/>
          <w:color w:val="000000" w:themeColor="text1"/>
          <w:sz w:val="22"/>
          <w:szCs w:val="22"/>
          <w:u w:val="single"/>
        </w:rPr>
      </w:r>
      <w:r>
        <w:rPr>
          <w:rFonts w:ascii="Times New Roman" w:hAnsi="Times New Roman" w:cs="Times New Roman"/>
          <w:color w:val="000000" w:themeColor="text1"/>
          <w:sz w:val="22"/>
          <w:szCs w:val="22"/>
          <w:u w:val="single"/>
        </w:rPr>
      </w:r>
    </w:p>
    <w:p w14:paraId="4705B871"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181A922"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6424E47"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br w:type="page" w:clear="all"/>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58C1B3DC"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t xml:space="preserve">Consented to by:</w:t>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1A1DF65C"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0A80EF6E"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t xml:space="preserve">LANDOWNER</w:t>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0F6E17CB"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70F509A6" w14:textId="77777777">
      <w:pPr>
        <w:pBdr/>
        <w:spacing/>
        <w:ind/>
        <w:rPr>
          <w:rFonts w:ascii="Times New Roman" w:hAnsi="Times New Roman" w:cs="Times New Roman"/>
          <w:b/>
          <w:i/>
          <w:iCs/>
          <w:color w:val="000000" w:themeColor="text1"/>
          <w:sz w:val="22"/>
          <w:szCs w:val="22"/>
        </w:rPr>
      </w:pPr>
      <w:r>
        <w:rPr>
          <w:rFonts w:ascii="Times New Roman" w:hAnsi="Times New Roman" w:eastAsia="Times New Roman" w:cs="Times New Roman"/>
          <w:bCs/>
          <w:i/>
          <w:iCs/>
          <w:color w:val="000000" w:themeColor="text1"/>
          <w:sz w:val="22"/>
          <w:szCs w:val="22"/>
        </w:rPr>
        <w:t xml:space="preserve">a North Carolina limited partnership</w:t>
      </w:r>
      <w:r>
        <w:rPr>
          <w:rFonts w:ascii="Times New Roman" w:hAnsi="Times New Roman" w:eastAsia="Times New Roman" w:cs="Times New Roman"/>
          <w:b/>
          <w:i/>
          <w:iCs/>
          <w:color w:val="000000" w:themeColor="text1"/>
          <w:sz w:val="22"/>
          <w:szCs w:val="22"/>
        </w:rPr>
        <w:t xml:space="preserve"> </w:t>
      </w:r>
      <w:r>
        <w:rPr>
          <w:rFonts w:ascii="Times New Roman" w:hAnsi="Times New Roman" w:eastAsia="Times New Roman" w:cs="Times New Roman"/>
          <w:b/>
          <w:i/>
          <w:iCs/>
          <w:color w:val="000000" w:themeColor="text1"/>
          <w:sz w:val="22"/>
          <w:szCs w:val="22"/>
        </w:rPr>
      </w:r>
      <w:r>
        <w:rPr>
          <w:rFonts w:ascii="Times New Roman" w:hAnsi="Times New Roman" w:cs="Times New Roman"/>
          <w:b/>
          <w:i/>
          <w:iCs/>
          <w:color w:val="000000" w:themeColor="text1"/>
          <w:sz w:val="22"/>
          <w:szCs w:val="22"/>
        </w:rPr>
      </w:r>
    </w:p>
    <w:p w14:paraId="03801195"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632F205F"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By: </w:t>
      </w:r>
      <w:r>
        <w:rPr>
          <w:rFonts w:ascii="Times New Roman" w:hAnsi="Times New Roman" w:eastAsia="Times New Roman" w:cs="Times New Roman"/>
          <w:color w:val="000000" w:themeColor="text1"/>
          <w:sz w:val="22"/>
          <w:szCs w:val="22"/>
        </w:rPr>
        <w:t xml:space="preserve">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1F9D2E7"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Name: 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81C9B19"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Its: 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C76C3E1"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345789E"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STATE OF 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B30EBC4"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__________COUNTY</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ED171AE"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40308E4"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378BCCB"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I certify that the following </w:t>
      </w:r>
      <w:r>
        <w:rPr>
          <w:rFonts w:ascii="Times New Roman" w:hAnsi="Times New Roman" w:eastAsia="Times New Roman" w:cs="Times New Roman"/>
          <w:color w:val="000000" w:themeColor="text1"/>
          <w:sz w:val="22"/>
          <w:szCs w:val="22"/>
        </w:rPr>
        <w:t xml:space="preserve">person(</w:t>
      </w:r>
      <w:r>
        <w:rPr>
          <w:rFonts w:ascii="Times New Roman" w:hAnsi="Times New Roman" w:eastAsia="Times New Roman" w:cs="Times New Roman"/>
          <w:color w:val="000000" w:themeColor="text1"/>
          <w:sz w:val="22"/>
          <w:szCs w:val="22"/>
        </w:rPr>
        <w:t xml:space="preserve">________________________) personally appeared before me this day and acknowledged to me that he or she voluntarily signed the foregoing document for the purpose stated therein </w:t>
      </w:r>
      <w:r>
        <w:rPr>
          <w:rFonts w:ascii="Times New Roman" w:hAnsi="Times New Roman" w:eastAsia="Times New Roman" w:cs="Times New Roman"/>
          <w:color w:val="000000" w:themeColor="text1"/>
          <w:sz w:val="22"/>
          <w:szCs w:val="22"/>
        </w:rPr>
        <w:t xml:space="preserve">and in the capacity</w:t>
      </w:r>
      <w:r>
        <w:rPr>
          <w:rFonts w:ascii="Times New Roman" w:hAnsi="Times New Roman" w:eastAsia="Times New Roman" w:cs="Times New Roman"/>
          <w:color w:val="000000" w:themeColor="text1"/>
          <w:sz w:val="22"/>
          <w:szCs w:val="22"/>
        </w:rPr>
        <w:t xml:space="preserve"> indicated:  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9EF606F"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F534E00"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9E4415F"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Date:  ____________________</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____________________________________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4ACBE98"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_______________________, Notary Public</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21881F7"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13EDC23" w14:textId="77777777">
      <w:pPr>
        <w:pStyle w:val="928"/>
        <w:pBdr/>
        <w:tabs>
          <w:tab w:val="left" w:leader="none" w:pos="3549"/>
        </w:tabs>
        <w:spacing w:before="69"/>
        <w:ind/>
        <w:rPr>
          <w:rFonts w:ascii="Times New Roman" w:hAnsi="Times New Roman" w:cs="Times New Roman"/>
          <w:color w:val="000000" w:themeColor="text1"/>
          <w:sz w:val="22"/>
          <w:szCs w:val="22"/>
        </w:rPr>
      </w:pPr>
      <w:r>
        <w:rPr>
          <w:rFonts w:ascii="Times New Roman" w:hAnsi="Times New Roman" w:eastAsia="Times New Roman" w:cs="Times New Roman"/>
          <w:i/>
          <w:iCs/>
          <w:color w:val="000000" w:themeColor="text1"/>
          <w:spacing w:val="-1"/>
          <w:sz w:val="22"/>
          <w:szCs w:val="22"/>
        </w:rPr>
        <w:t xml:space="preserve">[Affix Notary</w:t>
      </w:r>
      <w:r>
        <w:rPr>
          <w:rFonts w:ascii="Times New Roman" w:hAnsi="Times New Roman" w:eastAsia="Times New Roman" w:cs="Times New Roman"/>
          <w:i/>
          <w:iCs/>
          <w:color w:val="000000" w:themeColor="text1"/>
          <w:spacing w:val="-6"/>
          <w:sz w:val="22"/>
          <w:szCs w:val="22"/>
        </w:rPr>
        <w:t xml:space="preserve"> </w:t>
      </w:r>
      <w:r>
        <w:rPr>
          <w:rFonts w:ascii="Times New Roman" w:hAnsi="Times New Roman" w:eastAsia="Times New Roman" w:cs="Times New Roman"/>
          <w:i/>
          <w:iCs/>
          <w:color w:val="000000" w:themeColor="text1"/>
          <w:sz w:val="22"/>
          <w:szCs w:val="22"/>
        </w:rPr>
        <w:t xml:space="preserve">Stamp or </w:t>
      </w:r>
      <w:r>
        <w:rPr>
          <w:rFonts w:ascii="Times New Roman" w:hAnsi="Times New Roman" w:eastAsia="Times New Roman" w:cs="Times New Roman"/>
          <w:i/>
          <w:iCs/>
          <w:color w:val="000000" w:themeColor="text1"/>
          <w:spacing w:val="-1"/>
          <w:sz w:val="22"/>
          <w:szCs w:val="22"/>
        </w:rPr>
        <w:t xml:space="preserve">Seal]</w:t>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z w:val="22"/>
          <w:szCs w:val="22"/>
        </w:rPr>
        <w:t xml:space="preserve">My</w:t>
      </w:r>
      <w:r>
        <w:rPr>
          <w:rFonts w:ascii="Times New Roman" w:hAnsi="Times New Roman" w:eastAsia="Times New Roman" w:cs="Times New Roman"/>
          <w:color w:val="000000" w:themeColor="text1"/>
          <w:spacing w:val="-5"/>
          <w:sz w:val="22"/>
          <w:szCs w:val="22"/>
        </w:rPr>
        <w:t xml:space="preserve"> </w:t>
      </w:r>
      <w:r>
        <w:rPr>
          <w:rFonts w:ascii="Times New Roman" w:hAnsi="Times New Roman" w:eastAsia="Times New Roman" w:cs="Times New Roman"/>
          <w:color w:val="000000" w:themeColor="text1"/>
          <w:sz w:val="22"/>
          <w:szCs w:val="22"/>
        </w:rPr>
        <w:t xml:space="preserve">Commission</w:t>
      </w:r>
      <w:r>
        <w:rPr>
          <w:rFonts w:ascii="Times New Roman" w:hAnsi="Times New Roman" w:eastAsia="Times New Roman" w:cs="Times New Roman"/>
          <w:color w:val="000000" w:themeColor="text1"/>
          <w:spacing w:val="1"/>
          <w:sz w:val="22"/>
          <w:szCs w:val="22"/>
        </w:rPr>
        <w:t xml:space="preserve"> </w:t>
      </w:r>
      <w:r>
        <w:rPr>
          <w:rFonts w:ascii="Times New Roman" w:hAnsi="Times New Roman" w:eastAsia="Times New Roman" w:cs="Times New Roman"/>
          <w:color w:val="000000" w:themeColor="text1"/>
          <w:spacing w:val="-2"/>
          <w:sz w:val="22"/>
          <w:szCs w:val="22"/>
        </w:rPr>
        <w:t xml:space="preserve">Expires: 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3900AD9"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br w:type="page" w:clear="all"/>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57FD0265"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t xml:space="preserve">Consented to by:</w:t>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2051B52F"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79A09367"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t xml:space="preserve">LANDOWNER</w:t>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2043D3A0"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320B53FC"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412EC6F5" w14:textId="6A3C9ACB">
      <w:pPr>
        <w:pBdr/>
        <w:spacing/>
        <w:ind/>
        <w:rPr>
          <w:rFonts w:ascii="Times New Roman" w:hAnsi="Times New Roman" w:cs="Times New Roman"/>
          <w:b/>
          <w:i/>
          <w:iCs/>
          <w:color w:val="000000" w:themeColor="text1"/>
          <w:sz w:val="22"/>
          <w:szCs w:val="22"/>
        </w:rPr>
      </w:pPr>
      <w:r>
        <w:rPr>
          <w:rFonts w:ascii="Times New Roman" w:hAnsi="Times New Roman" w:eastAsia="Times New Roman" w:cs="Times New Roman"/>
          <w:bCs/>
          <w:i/>
          <w:iCs/>
          <w:color w:val="000000" w:themeColor="text1"/>
          <w:sz w:val="22"/>
          <w:szCs w:val="22"/>
        </w:rPr>
        <w:t xml:space="preserve">a North Carolina limited liability company</w:t>
      </w:r>
      <w:r>
        <w:rPr>
          <w:rFonts w:ascii="Times New Roman" w:hAnsi="Times New Roman" w:eastAsia="Times New Roman" w:cs="Times New Roman"/>
          <w:b/>
          <w:i/>
          <w:iCs/>
          <w:color w:val="000000" w:themeColor="text1"/>
          <w:sz w:val="22"/>
          <w:szCs w:val="22"/>
        </w:rPr>
        <w:t xml:space="preserve"> </w:t>
      </w:r>
      <w:r>
        <w:rPr>
          <w:rFonts w:ascii="Times New Roman" w:hAnsi="Times New Roman" w:eastAsia="Times New Roman" w:cs="Times New Roman"/>
          <w:b/>
          <w:i/>
          <w:iCs/>
          <w:color w:val="000000" w:themeColor="text1"/>
          <w:sz w:val="22"/>
          <w:szCs w:val="22"/>
        </w:rPr>
      </w:r>
      <w:r>
        <w:rPr>
          <w:rFonts w:ascii="Times New Roman" w:hAnsi="Times New Roman" w:cs="Times New Roman"/>
          <w:b/>
          <w:i/>
          <w:iCs/>
          <w:color w:val="000000" w:themeColor="text1"/>
          <w:sz w:val="22"/>
          <w:szCs w:val="22"/>
        </w:rPr>
      </w:r>
    </w:p>
    <w:p w14:paraId="3A93867C" w14:textId="77777777">
      <w:pPr>
        <w:pBdr/>
        <w:spacing/>
        <w:ind/>
        <w:rPr>
          <w:rFonts w:ascii="Times New Roman" w:hAnsi="Times New Roman" w:cs="Times New Roman"/>
          <w:b/>
          <w:color w:val="000000" w:themeColor="text1"/>
          <w:sz w:val="22"/>
          <w:szCs w:val="22"/>
          <w:u w:val="single"/>
        </w:rPr>
      </w:pPr>
      <w:r>
        <w:rPr>
          <w:rFonts w:ascii="Times New Roman" w:hAnsi="Times New Roman" w:eastAsia="Times New Roman" w:cs="Times New Roman"/>
          <w:b/>
          <w:color w:val="000000" w:themeColor="text1"/>
          <w:sz w:val="22"/>
          <w:szCs w:val="22"/>
          <w:u w:val="single"/>
        </w:rPr>
      </w:r>
      <w:r>
        <w:rPr>
          <w:rFonts w:ascii="Times New Roman" w:hAnsi="Times New Roman" w:eastAsia="Times New Roman" w:cs="Times New Roman"/>
          <w:b/>
          <w:color w:val="000000" w:themeColor="text1"/>
          <w:sz w:val="22"/>
          <w:szCs w:val="22"/>
          <w:u w:val="single"/>
        </w:rPr>
      </w:r>
      <w:r>
        <w:rPr>
          <w:rFonts w:ascii="Times New Roman" w:hAnsi="Times New Roman" w:cs="Times New Roman"/>
          <w:b/>
          <w:color w:val="000000" w:themeColor="text1"/>
          <w:sz w:val="22"/>
          <w:szCs w:val="22"/>
          <w:u w:val="single"/>
        </w:rPr>
      </w:r>
    </w:p>
    <w:p w14:paraId="489B28F3"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By: </w:t>
      </w:r>
      <w:r>
        <w:rPr>
          <w:rFonts w:ascii="Times New Roman" w:hAnsi="Times New Roman" w:eastAsia="Times New Roman" w:cs="Times New Roman"/>
          <w:color w:val="000000" w:themeColor="text1"/>
          <w:sz w:val="22"/>
          <w:szCs w:val="22"/>
        </w:rPr>
        <w:t xml:space="preserve">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037ECD52"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Name: 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2976A81"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Its: 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5DD94AD"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09DAB6E"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STATE OF 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BC67B18"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__________COUNTY</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86D2349"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DEF59A6"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524EFCA3"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I certify that the following </w:t>
      </w:r>
      <w:r>
        <w:rPr>
          <w:rFonts w:ascii="Times New Roman" w:hAnsi="Times New Roman" w:eastAsia="Times New Roman" w:cs="Times New Roman"/>
          <w:color w:val="000000" w:themeColor="text1"/>
          <w:sz w:val="22"/>
          <w:szCs w:val="22"/>
        </w:rPr>
        <w:t xml:space="preserve">person(</w:t>
      </w:r>
      <w:r>
        <w:rPr>
          <w:rFonts w:ascii="Times New Roman" w:hAnsi="Times New Roman" w:eastAsia="Times New Roman" w:cs="Times New Roman"/>
          <w:color w:val="000000" w:themeColor="text1"/>
          <w:sz w:val="22"/>
          <w:szCs w:val="22"/>
        </w:rPr>
        <w:t xml:space="preserve">________________________) personally appeared before me this day and acknowledged to me that he or she voluntarily signed the foregoing document for the purpose stated therein </w:t>
      </w:r>
      <w:r>
        <w:rPr>
          <w:rFonts w:ascii="Times New Roman" w:hAnsi="Times New Roman" w:eastAsia="Times New Roman" w:cs="Times New Roman"/>
          <w:color w:val="000000" w:themeColor="text1"/>
          <w:sz w:val="22"/>
          <w:szCs w:val="22"/>
        </w:rPr>
        <w:t xml:space="preserve">and in the capacity</w:t>
      </w:r>
      <w:r>
        <w:rPr>
          <w:rFonts w:ascii="Times New Roman" w:hAnsi="Times New Roman" w:eastAsia="Times New Roman" w:cs="Times New Roman"/>
          <w:color w:val="000000" w:themeColor="text1"/>
          <w:sz w:val="22"/>
          <w:szCs w:val="22"/>
        </w:rPr>
        <w:t xml:space="preserve"> indicated:  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B3ED00F" w14:textId="77777777">
      <w:pPr>
        <w:pStyle w:val="930"/>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3C096EE"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3E6B0D3D"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Date:  ____________________</w:t>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____________________________________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2BE7C2D7"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r>
      <w:r>
        <w:rPr>
          <w:rFonts w:ascii="Times New Roman" w:hAnsi="Times New Roman" w:eastAsia="Times New Roman" w:cs="Times New Roman"/>
          <w:color w:val="000000" w:themeColor="text1"/>
          <w:sz w:val="22"/>
          <w:szCs w:val="22"/>
        </w:rPr>
        <w:tab/>
        <w:t xml:space="preserve">_______________________, Notary Public</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52A783C"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79539698" w14:textId="77777777">
      <w:pPr>
        <w:pStyle w:val="928"/>
        <w:pBdr/>
        <w:tabs>
          <w:tab w:val="left" w:leader="none" w:pos="3549"/>
        </w:tabs>
        <w:spacing w:before="69"/>
        <w:ind/>
        <w:rPr>
          <w:rFonts w:ascii="Times New Roman" w:hAnsi="Times New Roman" w:cs="Times New Roman"/>
          <w:color w:val="000000" w:themeColor="text1"/>
          <w:sz w:val="22"/>
          <w:szCs w:val="22"/>
        </w:rPr>
      </w:pPr>
      <w:r>
        <w:rPr>
          <w:rFonts w:ascii="Times New Roman" w:hAnsi="Times New Roman" w:eastAsia="Times New Roman" w:cs="Times New Roman"/>
          <w:i/>
          <w:iCs/>
          <w:color w:val="000000" w:themeColor="text1"/>
          <w:spacing w:val="-1"/>
          <w:sz w:val="22"/>
          <w:szCs w:val="22"/>
        </w:rPr>
        <w:t xml:space="preserve">[Affix Notary</w:t>
      </w:r>
      <w:r>
        <w:rPr>
          <w:rFonts w:ascii="Times New Roman" w:hAnsi="Times New Roman" w:eastAsia="Times New Roman" w:cs="Times New Roman"/>
          <w:i/>
          <w:iCs/>
          <w:color w:val="000000" w:themeColor="text1"/>
          <w:spacing w:val="-6"/>
          <w:sz w:val="22"/>
          <w:szCs w:val="22"/>
        </w:rPr>
        <w:t xml:space="preserve"> </w:t>
      </w:r>
      <w:r>
        <w:rPr>
          <w:rFonts w:ascii="Times New Roman" w:hAnsi="Times New Roman" w:eastAsia="Times New Roman" w:cs="Times New Roman"/>
          <w:i/>
          <w:iCs/>
          <w:color w:val="000000" w:themeColor="text1"/>
          <w:sz w:val="22"/>
          <w:szCs w:val="22"/>
        </w:rPr>
        <w:t xml:space="preserve">Stamp or </w:t>
      </w:r>
      <w:r>
        <w:rPr>
          <w:rFonts w:ascii="Times New Roman" w:hAnsi="Times New Roman" w:eastAsia="Times New Roman" w:cs="Times New Roman"/>
          <w:i/>
          <w:iCs/>
          <w:color w:val="000000" w:themeColor="text1"/>
          <w:spacing w:val="-1"/>
          <w:sz w:val="22"/>
          <w:szCs w:val="22"/>
        </w:rPr>
        <w:t xml:space="preserve">Seal]</w:t>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pacing w:val="-1"/>
          <w:sz w:val="22"/>
          <w:szCs w:val="22"/>
        </w:rPr>
        <w:tab/>
      </w:r>
      <w:r>
        <w:rPr>
          <w:rFonts w:ascii="Times New Roman" w:hAnsi="Times New Roman" w:eastAsia="Times New Roman" w:cs="Times New Roman"/>
          <w:color w:val="000000" w:themeColor="text1"/>
          <w:sz w:val="22"/>
          <w:szCs w:val="22"/>
        </w:rPr>
        <w:t xml:space="preserve">My</w:t>
      </w:r>
      <w:r>
        <w:rPr>
          <w:rFonts w:ascii="Times New Roman" w:hAnsi="Times New Roman" w:eastAsia="Times New Roman" w:cs="Times New Roman"/>
          <w:color w:val="000000" w:themeColor="text1"/>
          <w:spacing w:val="-5"/>
          <w:sz w:val="22"/>
          <w:szCs w:val="22"/>
        </w:rPr>
        <w:t xml:space="preserve"> </w:t>
      </w:r>
      <w:r>
        <w:rPr>
          <w:rFonts w:ascii="Times New Roman" w:hAnsi="Times New Roman" w:eastAsia="Times New Roman" w:cs="Times New Roman"/>
          <w:color w:val="000000" w:themeColor="text1"/>
          <w:sz w:val="22"/>
          <w:szCs w:val="22"/>
        </w:rPr>
        <w:t xml:space="preserve">Commission</w:t>
      </w:r>
      <w:r>
        <w:rPr>
          <w:rFonts w:ascii="Times New Roman" w:hAnsi="Times New Roman" w:eastAsia="Times New Roman" w:cs="Times New Roman"/>
          <w:color w:val="000000" w:themeColor="text1"/>
          <w:spacing w:val="1"/>
          <w:sz w:val="22"/>
          <w:szCs w:val="22"/>
        </w:rPr>
        <w:t xml:space="preserve"> </w:t>
      </w:r>
      <w:r>
        <w:rPr>
          <w:rFonts w:ascii="Times New Roman" w:hAnsi="Times New Roman" w:eastAsia="Times New Roman" w:cs="Times New Roman"/>
          <w:color w:val="000000" w:themeColor="text1"/>
          <w:spacing w:val="-2"/>
          <w:sz w:val="22"/>
          <w:szCs w:val="22"/>
        </w:rPr>
        <w:t xml:space="preserve">Expires: _______________</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6C54EB7"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2A6981F2"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br w:type="page" w:clear="all"/>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2CAAF4FC"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Exhibit A</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358539BF"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530511D4"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Legal Description</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489C9C3"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br w:type="page" w:clear="all"/>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350DE5DA"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EXHIBIT B</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7137B5E2"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1498934"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Road and Greenway Improvements</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7D214B28"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14D3160"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br w:type="page" w:clear="all"/>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96BE7DA"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EXHIBIT C</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BAA3D9D"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1D0A5D7B" w14:textId="77777777">
      <w:pPr>
        <w:pStyle w:val="923"/>
        <w:pBdr/>
        <w:tabs>
          <w:tab w:val="clear" w:leader="none" w:pos="4320"/>
          <w:tab w:val="clear" w:leader="none" w:pos="8640"/>
        </w:tabs>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Transportation Mitigation Agreement</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31B104AC" w14:textId="77777777">
      <w:pPr>
        <w:pBdr/>
        <w:spacing/>
        <w:ind w:right="475" w:left="720"/>
        <w:rPr>
          <w:rFonts w:ascii="Times New Roman" w:hAnsi="Times New Roman" w:cs="Times New Roman"/>
          <w:bCs/>
          <w:color w:val="000000" w:themeColor="text1"/>
          <w:sz w:val="22"/>
          <w:szCs w:val="22"/>
          <w:u w:val="single"/>
        </w:rPr>
      </w:pPr>
      <w:r>
        <w:rPr>
          <w:rFonts w:ascii="Times New Roman" w:hAnsi="Times New Roman" w:eastAsia="Times New Roman" w:cs="Times New Roman"/>
          <w:bCs/>
          <w:color w:val="000000" w:themeColor="text1"/>
          <w:sz w:val="22"/>
          <w:szCs w:val="22"/>
          <w:u w:val="single"/>
        </w:rPr>
      </w:r>
      <w:r>
        <w:rPr>
          <w:rFonts w:ascii="Times New Roman" w:hAnsi="Times New Roman" w:eastAsia="Times New Roman" w:cs="Times New Roman"/>
          <w:bCs/>
          <w:color w:val="000000" w:themeColor="text1"/>
          <w:sz w:val="22"/>
          <w:szCs w:val="22"/>
          <w:u w:val="single"/>
        </w:rPr>
      </w:r>
      <w:r>
        <w:rPr>
          <w:rFonts w:ascii="Times New Roman" w:hAnsi="Times New Roman" w:cs="Times New Roman"/>
          <w:bCs/>
          <w:color w:val="000000" w:themeColor="text1"/>
          <w:sz w:val="22"/>
          <w:szCs w:val="22"/>
          <w:u w:val="single"/>
        </w:rPr>
      </w:r>
    </w:p>
    <w:p w14:paraId="6F0D1987" w14:textId="77777777">
      <w:pPr>
        <w:pBdr/>
        <w:spacing/>
        <w:ind w:right="475" w:left="720"/>
        <w:rPr>
          <w:rFonts w:ascii="Times New Roman" w:hAnsi="Times New Roman" w:cs="Times New Roman"/>
          <w:bCs/>
          <w:color w:val="000000" w:themeColor="text1"/>
          <w:sz w:val="22"/>
          <w:szCs w:val="22"/>
          <w:u w:val="single"/>
        </w:rPr>
      </w:pPr>
      <w:r>
        <w:rPr>
          <w:rFonts w:ascii="Times New Roman" w:hAnsi="Times New Roman" w:eastAsia="Times New Roman" w:cs="Times New Roman"/>
          <w:bCs/>
          <w:color w:val="000000" w:themeColor="text1"/>
          <w:sz w:val="22"/>
          <w:szCs w:val="22"/>
          <w:u w:val="single"/>
        </w:rPr>
      </w:r>
      <w:r>
        <w:rPr>
          <w:rFonts w:ascii="Times New Roman" w:hAnsi="Times New Roman" w:eastAsia="Times New Roman" w:cs="Times New Roman"/>
          <w:bCs/>
          <w:color w:val="000000" w:themeColor="text1"/>
          <w:sz w:val="22"/>
          <w:szCs w:val="22"/>
          <w:u w:val="single"/>
        </w:rPr>
      </w:r>
      <w:r>
        <w:rPr>
          <w:rFonts w:ascii="Times New Roman" w:hAnsi="Times New Roman" w:cs="Times New Roman"/>
          <w:bCs/>
          <w:color w:val="000000" w:themeColor="text1"/>
          <w:sz w:val="22"/>
          <w:szCs w:val="22"/>
          <w:u w:val="single"/>
        </w:rPr>
      </w:r>
    </w:p>
    <w:p w14:paraId="64994CD6" w14:textId="77777777">
      <w:pPr>
        <w:pBdr/>
        <w:spacing/>
        <w:ind/>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br w:type="page" w:clear="all"/>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6825887A"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Exhibit D</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2F1AF41"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p w14:paraId="0CDCF88E" w14:textId="77777777">
      <w:pPr>
        <w:pBdr/>
        <w:spacing/>
        <w:ind/>
        <w:jc w:val="center"/>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Lassiter Road Stream Crossing</w:t>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14380BF3" w14:textId="77777777">
      <w:pPr>
        <w:pBdr/>
        <w:spacing/>
        <w:ind/>
        <w:rPr>
          <w:rFonts w:ascii="Times New Roman" w:hAnsi="Times New Roman" w:cs="Times New Roman"/>
          <w:color w:val="000000" w:themeColor="text1"/>
          <w:sz w:val="22"/>
          <w:szCs w:val="22"/>
        </w:rPr>
      </w:pPr>
      <w:r>
        <w:rPr>
          <w:rFonts w:ascii="Times New Roman" w:hAnsi="Times New Roman" w:eastAsia="Times New Roman" w:cs="Times New Roman"/>
          <w:color w:val="000000" w:themeColor="text1"/>
          <w:sz w:val="22"/>
          <w:szCs w:val="22"/>
        </w:rPr>
        <w:br w:type="page" w:clear="all"/>
      </w:r>
      <w:r>
        <w:rPr>
          <w:rFonts w:ascii="Times New Roman" w:hAnsi="Times New Roman" w:eastAsia="Times New Roman" w:cs="Times New Roman"/>
          <w:color w:val="000000" w:themeColor="text1"/>
          <w:sz w:val="22"/>
          <w:szCs w:val="22"/>
        </w:rPr>
      </w:r>
      <w:r>
        <w:rPr>
          <w:rFonts w:ascii="Times New Roman" w:hAnsi="Times New Roman" w:cs="Times New Roman"/>
          <w:color w:val="000000" w:themeColor="text1"/>
          <w:sz w:val="22"/>
          <w:szCs w:val="22"/>
        </w:rPr>
      </w:r>
    </w:p>
    <w:p w14:paraId="452F21C4" w14:textId="77777777">
      <w:pPr>
        <w:pBdr/>
        <w:spacing/>
        <w:ind/>
        <w:jc w:val="center"/>
        <w:rPr>
          <w:rFonts w:ascii="Times New Roman" w:hAnsi="Times New Roman" w:cs="Times New Roman"/>
          <w:b/>
          <w:color w:val="000000" w:themeColor="text1"/>
          <w:sz w:val="22"/>
          <w:szCs w:val="22"/>
        </w:rPr>
      </w:pPr>
      <w:r>
        <w:rPr>
          <w:rFonts w:ascii="Times New Roman" w:hAnsi="Times New Roman" w:eastAsia="Times New Roman" w:cs="Times New Roman"/>
          <w:b/>
          <w:color w:val="000000" w:themeColor="text1"/>
          <w:sz w:val="22"/>
          <w:szCs w:val="22"/>
        </w:rPr>
        <w:t xml:space="preserve">EXHIBIT E</w:t>
      </w:r>
      <w:r>
        <w:rPr>
          <w:rFonts w:ascii="Times New Roman" w:hAnsi="Times New Roman" w:eastAsia="Times New Roman" w:cs="Times New Roman"/>
          <w:b/>
          <w:color w:val="000000" w:themeColor="text1"/>
          <w:sz w:val="22"/>
          <w:szCs w:val="22"/>
        </w:rPr>
      </w:r>
      <w:r>
        <w:rPr>
          <w:rFonts w:ascii="Times New Roman" w:hAnsi="Times New Roman" w:cs="Times New Roman"/>
          <w:b/>
          <w:color w:val="000000" w:themeColor="text1"/>
          <w:sz w:val="22"/>
          <w:szCs w:val="22"/>
        </w:rPr>
      </w:r>
    </w:p>
    <w:sectPr>
      <w:footerReference w:type="default" r:id="rId9"/>
      <w:footnotePr/>
      <w:endnotePr/>
      <w:type w:val="nextPage"/>
      <w:pgSz w:h="15840" w:orient="portrait" w:w="12240"/>
      <w:pgMar w:top="1440" w:right="1440" w:bottom="1440" w:left="1440" w:header="720" w:footer="36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AD58112" w14:textId="77777777">
      <w:pPr>
        <w:pBdr/>
        <w:spacing/>
        <w:ind/>
        <w:rPr/>
      </w:pPr>
      <w:r>
        <w:separator/>
      </w:r>
      <w:r/>
    </w:p>
  </w:endnote>
  <w:endnote w:type="continuationSeparator" w:id="0">
    <w:p w14:paraId="7FE3CF3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01339671"/>
      <w:docPartObj>
        <w:docPartGallery w:val="Page Numbers (Bottom of Page)"/>
        <w:docPartUnique w:val="true"/>
      </w:docPartObj>
      <w:rPr>
        <w:rFonts w:asciiTheme="majorHAnsi" w:hAnsiTheme="majorHAnsi" w:eastAsiaTheme="majorEastAsia" w:cstheme="majorBidi"/>
        <w:sz w:val="28"/>
        <w:szCs w:val="28"/>
      </w:rPr>
    </w:sdtPr>
    <w:sdtContent>
      <w:p w14:paraId="77B0E2DE" w14:textId="77777777">
        <w:pPr>
          <w:pStyle w:val="925"/>
          <w:pBdr/>
          <w:spacing/>
          <w:ind/>
          <w:rPr>
            <w:rFonts w:asciiTheme="minorHAnsi" w:hAnsiTheme="minorHAnsi" w:cstheme="minorHAnsi"/>
            <w:sz w:val="20"/>
          </w:rPr>
        </w:pPr>
        <w:r>
          <w:rPr>
            <w:rFonts w:asciiTheme="minorHAnsi" w:hAnsiTheme="minorHAnsi" w:eastAsiaTheme="majorEastAsia" w:cstheme="minorHAnsi"/>
            <w:sz w:val="20"/>
          </w:rPr>
          <w:t xml:space="preserve">pg. </w:t>
        </w:r>
        <w:r>
          <w:rPr>
            <w:rFonts w:asciiTheme="minorHAnsi" w:hAnsiTheme="minorHAnsi" w:eastAsiaTheme="minorEastAsia" w:cstheme="minorHAnsi"/>
            <w:color w:val="2b579a"/>
            <w:sz w:val="20"/>
            <w:shd w:val="clear" w:color="auto" w:fill="e6e6e6"/>
          </w:rPr>
          <w:fldChar w:fldCharType="begin"/>
        </w:r>
        <w:r>
          <w:rPr>
            <w:rFonts w:asciiTheme="minorHAnsi" w:hAnsiTheme="minorHAnsi" w:cstheme="minorHAnsi"/>
            <w:sz w:val="20"/>
          </w:rPr>
          <w:instrText xml:space="preserve"> PAGE    \* MERGEFORMAT </w:instrText>
        </w:r>
        <w:r>
          <w:rPr>
            <w:rFonts w:asciiTheme="minorHAnsi" w:hAnsiTheme="minorHAnsi" w:eastAsiaTheme="minorEastAsia" w:cstheme="minorHAnsi"/>
            <w:color w:val="2b579a"/>
            <w:sz w:val="20"/>
            <w:shd w:val="clear" w:color="auto" w:fill="e6e6e6"/>
          </w:rPr>
          <w:fldChar w:fldCharType="separate"/>
        </w:r>
        <w:r>
          <w:rPr>
            <w:rFonts w:asciiTheme="minorHAnsi" w:hAnsiTheme="minorHAnsi" w:eastAsiaTheme="majorEastAsia" w:cstheme="minorHAnsi"/>
            <w:sz w:val="20"/>
          </w:rPr>
          <w:t xml:space="preserve">9</w:t>
        </w:r>
        <w:r>
          <w:rPr>
            <w:rFonts w:asciiTheme="minorHAnsi" w:hAnsiTheme="minorHAnsi" w:eastAsiaTheme="majorEastAsia" w:cstheme="minorHAnsi"/>
            <w:color w:val="2b579a"/>
            <w:sz w:val="20"/>
            <w:shd w:val="clear" w:color="auto" w:fill="e6e6e6"/>
          </w:rPr>
          <w:fldChar w:fldCharType="end"/>
        </w:r>
        <w:r>
          <w:rPr>
            <w:rFonts w:asciiTheme="minorHAnsi" w:hAnsiTheme="minorHAnsi" w:cstheme="minorHAnsi"/>
            <w:sz w:val="20"/>
          </w:rPr>
        </w:r>
        <w:r>
          <w:rPr>
            <w:rFonts w:asciiTheme="minorHAnsi" w:hAnsiTheme="minorHAnsi" w:cstheme="minorHAnsi"/>
            <w:sz w:val="20"/>
          </w:rPr>
        </w:r>
      </w:p>
    </w:sdtContent>
  </w:sdt>
  <w:p w14:paraId="57FC441A" w14:textId="77777777">
    <w:pPr>
      <w:pStyle w:val="925"/>
      <w:pBdr/>
      <w:spacing w:line="180" w:lineRule="exact"/>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689131F" w14:textId="77777777">
      <w:pPr>
        <w:pBdr/>
        <w:spacing/>
        <w:ind/>
        <w:rPr/>
      </w:pPr>
      <w:r>
        <w:separator/>
      </w:r>
      <w:r/>
    </w:p>
  </w:footnote>
  <w:footnote w:type="continuationSeparator" w:id="0">
    <w:p w14:paraId="25CD8460"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F000D"/>
    <w:lvl w:ilvl="0">
      <w:isLgl w:val="false"/>
      <w:lvlJc w:val="left"/>
      <w:lvlText w:val="%1."/>
      <w:numFmt w:val="decimal"/>
      <w:pPr>
        <w:pBdr/>
        <w:spacing/>
        <w:ind w:hanging="360" w:left="1350"/>
      </w:pPr>
      <w:rPr/>
      <w:start w:val="1"/>
      <w:suff w:val="tab"/>
    </w:lvl>
    <w:lvl w:ilvl="1">
      <w:isLgl w:val="false"/>
      <w:lvlJc w:val="left"/>
      <w:lvlText w:val="%2."/>
      <w:numFmt w:val="lowerLetter"/>
      <w:pPr>
        <w:pBdr/>
        <w:spacing/>
        <w:ind w:hanging="360" w:left="2070"/>
      </w:pPr>
      <w:rPr/>
      <w:start w:val="1"/>
      <w:suff w:val="tab"/>
    </w:lvl>
    <w:lvl w:ilvl="2">
      <w:isLgl w:val="false"/>
      <w:lvlJc w:val="right"/>
      <w:lvlText w:val="%3."/>
      <w:numFmt w:val="lowerRoman"/>
      <w:pPr>
        <w:pBdr/>
        <w:spacing/>
        <w:ind w:hanging="180" w:left="2790"/>
      </w:pPr>
      <w:rPr/>
      <w:start w:val="1"/>
      <w:suff w:val="tab"/>
    </w:lvl>
    <w:lvl w:ilvl="3">
      <w:isLgl w:val="false"/>
      <w:lvlJc w:val="left"/>
      <w:lvlText w:val="%4."/>
      <w:numFmt w:val="decimal"/>
      <w:pPr>
        <w:pBdr/>
        <w:spacing/>
        <w:ind w:hanging="360" w:left="3510"/>
      </w:pPr>
      <w:rPr/>
      <w:start w:val="1"/>
      <w:suff w:val="tab"/>
    </w:lvl>
    <w:lvl w:ilvl="4">
      <w:isLgl w:val="false"/>
      <w:lvlJc w:val="left"/>
      <w:lvlText w:val="%5."/>
      <w:numFmt w:val="lowerLetter"/>
      <w:pPr>
        <w:pBdr/>
        <w:spacing/>
        <w:ind w:hanging="360" w:left="4230"/>
      </w:pPr>
      <w:rPr/>
      <w:start w:val="1"/>
      <w:suff w:val="tab"/>
    </w:lvl>
    <w:lvl w:ilvl="5">
      <w:isLgl w:val="false"/>
      <w:lvlJc w:val="right"/>
      <w:lvlText w:val="%6."/>
      <w:numFmt w:val="lowerRoman"/>
      <w:pPr>
        <w:pBdr/>
        <w:spacing/>
        <w:ind w:hanging="180" w:left="4950"/>
      </w:pPr>
      <w:rPr/>
      <w:start w:val="1"/>
      <w:suff w:val="tab"/>
    </w:lvl>
    <w:lvl w:ilvl="6">
      <w:isLgl w:val="false"/>
      <w:lvlJc w:val="left"/>
      <w:lvlText w:val="%7."/>
      <w:numFmt w:val="decimal"/>
      <w:pPr>
        <w:pBdr/>
        <w:spacing/>
        <w:ind w:hanging="360" w:left="5670"/>
      </w:pPr>
      <w:rPr/>
      <w:start w:val="1"/>
      <w:suff w:val="tab"/>
    </w:lvl>
    <w:lvl w:ilvl="7">
      <w:isLgl w:val="false"/>
      <w:lvlJc w:val="left"/>
      <w:lvlText w:val="%8."/>
      <w:numFmt w:val="lowerLetter"/>
      <w:pPr>
        <w:pBdr/>
        <w:spacing/>
        <w:ind w:hanging="360" w:left="6390"/>
      </w:pPr>
      <w:rPr/>
      <w:start w:val="1"/>
      <w:suff w:val="tab"/>
    </w:lvl>
    <w:lvl w:ilvl="8">
      <w:isLgl w:val="false"/>
      <w:lvlJc w:val="right"/>
      <w:lvlText w:val="%9."/>
      <w:numFmt w:val="lowerRoman"/>
      <w:pPr>
        <w:pBdr/>
        <w:spacing/>
        <w:ind w:hanging="180" w:left="7110"/>
      </w:pPr>
      <w:rPr/>
      <w:start w:val="1"/>
      <w:suff w:val="tab"/>
    </w:lvl>
  </w:abstractNum>
  <w:abstractNum w:abstractNumId="1">
    <w:nsid w:val="15F2204E"/>
    <w:lvl w:ilvl="0">
      <w:isLgl w:val="false"/>
      <w:lvlJc w:val="left"/>
      <w:lvlText w:val="%1."/>
      <w:numFmt w:val="decimal"/>
      <w:pPr>
        <w:pBdr/>
        <w:tabs>
          <w:tab w:val="num" w:leader="none" w:pos="2160"/>
        </w:tabs>
        <w:spacing/>
        <w:ind w:hanging="720" w:left="2160"/>
      </w:pPr>
      <w:rPr>
        <w:rFonts w:hint="default"/>
      </w:rPr>
      <w:start w:val="6"/>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
    <w:nsid w:val="1F1058F3"/>
    <w:lvl w:ilvl="0">
      <w:isLgl w:val="false"/>
      <w:lvlJc w:val="left"/>
      <w:lvlText w:val="%1."/>
      <w:numFmt w:val="decimal"/>
      <w:pPr>
        <w:pBdr/>
        <w:tabs>
          <w:tab w:val="num" w:leader="none" w:pos="1440"/>
        </w:tabs>
        <w:spacing/>
        <w:ind w:hanging="720" w:left="1440"/>
      </w:pPr>
      <w:rPr>
        <w:rFonts w:hint="default"/>
      </w:rPr>
      <w:start w:val="1"/>
      <w:suff w:val="tab"/>
    </w:lvl>
    <w:lvl w:ilvl="1">
      <w:isLgl w:val="false"/>
      <w:lvlJc w:val="left"/>
      <w:lvlText w:val="%2."/>
      <w:numFmt w:val="lowerLetter"/>
      <w:pPr>
        <w:pBdr/>
        <w:tabs>
          <w:tab w:val="num" w:leader="none" w:pos="1170"/>
        </w:tabs>
        <w:spacing/>
        <w:ind w:hanging="360" w:left="1170"/>
      </w:pPr>
      <w:rPr>
        <w:rFonts w:hint="default"/>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spacing/>
        <w:ind w:hanging="360" w:left="3960"/>
      </w:pPr>
      <w:rPr>
        <w:rFonts w:hint="default"/>
      </w:rPr>
      <w:start w:val="1"/>
      <w:suff w:val="tab"/>
    </w:lvl>
    <w:lvl w:ilvl="5">
      <w:isLgl w:val="false"/>
      <w:lvlJc w:val="left"/>
      <w:lvlText w:val="(%6)"/>
      <w:numFmt w:val="lowerLetter"/>
      <w:pPr>
        <w:pBdr/>
        <w:spacing/>
        <w:ind w:hanging="360" w:left="2430"/>
      </w:pPr>
      <w:rPr>
        <w:rFonts w:hint="default"/>
      </w:rPr>
      <w:start w:val="1"/>
      <w:suff w:val="tab"/>
    </w:lvl>
    <w:lvl w:ilvl="6">
      <w:isLgl w:val="false"/>
      <w:lvlJc w:val="right"/>
      <w:lvlText w:val="%7."/>
      <w:numFmt w:val="upperRoman"/>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3">
    <w:nsid w:val="20785F56"/>
    <w:lvl w:ilvl="0">
      <w:isLgl w:val="false"/>
      <w:lvlJc w:val="left"/>
      <w:lvlText w:val="%1."/>
      <w:numFmt w:val="decimal"/>
      <w:pPr>
        <w:pBdr/>
        <w:spacing/>
        <w:ind w:hanging="360" w:left="1080"/>
      </w:pPr>
      <w:rPr>
        <w:rFonts w:hint="default"/>
      </w:rPr>
      <w:start w:val="7"/>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nsid w:val="3DB753E1"/>
    <w:lvl w:ilvl="0">
      <w:isLgl w:val="false"/>
      <w:lvlJc w:val="left"/>
      <w:lvlText w:val="%1."/>
      <w:numFmt w:val="decimal"/>
      <w:pPr>
        <w:pBdr/>
        <w:tabs>
          <w:tab w:val="num" w:leader="none" w:pos="0"/>
        </w:tabs>
        <w:spacing/>
        <w:ind w:firstLine="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718A1111"/>
    <w:lvl w:ilvl="0">
      <w:isLgl w:val="false"/>
      <w:lvlJc w:val="left"/>
      <w:lvlText w:val="%1."/>
      <w:numFmt w:val="decimal"/>
      <w:pPr>
        <w:pBdr/>
        <w:spacing/>
        <w:ind w:hanging="720" w:left="3600"/>
      </w:pPr>
      <w:rPr>
        <w:rFonts w:hint="default"/>
      </w:rPr>
      <w:start w:val="1"/>
      <w:suff w:val="tab"/>
    </w:lvl>
    <w:lvl w:ilvl="1">
      <w:isLgl w:val="false"/>
      <w:lvlJc w:val="left"/>
      <w:lvlText w:val="%2."/>
      <w:numFmt w:val="lowerLetter"/>
      <w:pPr>
        <w:pBdr/>
        <w:spacing/>
        <w:ind w:hanging="360" w:left="3240"/>
      </w:pPr>
      <w:rPr/>
      <w:start w:val="1"/>
      <w:suff w:val="tab"/>
    </w:lvl>
    <w:lvl w:ilvl="2">
      <w:isLgl w:val="false"/>
      <w:lvlJc w:val="right"/>
      <w:lvlText w:val="%3."/>
      <w:numFmt w:val="lowerRoman"/>
      <w:pPr>
        <w:pBdr/>
        <w:spacing/>
        <w:ind w:hanging="180" w:left="4320"/>
      </w:pPr>
      <w:rPr>
        <w:rFonts w:hint="default" w:asciiTheme="minorHAnsi" w:hAnsiTheme="minorHAnsi" w:cstheme="minorHAnsi"/>
        <w:sz w:val="22"/>
        <w:szCs w:val="22"/>
      </w:rPr>
      <w:start w:val="1"/>
      <w:suff w:val="tab"/>
    </w:lvl>
    <w:lvl w:ilvl="3">
      <w:isLgl w:val="false"/>
      <w:lvlJc w:val="left"/>
      <w:lvlText w:val="%4."/>
      <w:numFmt w:val="decimal"/>
      <w:pPr>
        <w:pBdr/>
        <w:spacing/>
        <w:ind w:hanging="360" w:left="5040"/>
      </w:pPr>
      <w:rPr/>
      <w:start w:val="1"/>
      <w:suff w:val="tab"/>
    </w:lvl>
    <w:lvl w:ilvl="4">
      <w:isLgl w:val="false"/>
      <w:lvlJc w:val="left"/>
      <w:lvlText w:val="%5."/>
      <w:numFmt w:val="lowerLetter"/>
      <w:pPr>
        <w:pBdr/>
        <w:spacing/>
        <w:ind w:hanging="360" w:left="5760"/>
      </w:pPr>
      <w:rPr/>
      <w:start w:val="1"/>
      <w:suff w:val="tab"/>
    </w:lvl>
    <w:lvl w:ilvl="5">
      <w:isLgl w:val="false"/>
      <w:lvlJc w:val="right"/>
      <w:lvlText w:val="%6."/>
      <w:numFmt w:val="lowerRoman"/>
      <w:pPr>
        <w:pBdr/>
        <w:spacing/>
        <w:ind w:hanging="180" w:left="6480"/>
      </w:pPr>
      <w:rPr/>
      <w:start w:val="1"/>
      <w:suff w:val="tab"/>
    </w:lvl>
    <w:lvl w:ilvl="6">
      <w:isLgl w:val="false"/>
      <w:lvlJc w:val="left"/>
      <w:lvlText w:val="%7."/>
      <w:numFmt w:val="decimal"/>
      <w:pPr>
        <w:pBdr/>
        <w:spacing/>
        <w:ind w:hanging="360" w:left="7200"/>
      </w:pPr>
      <w:rPr/>
      <w:start w:val="1"/>
      <w:suff w:val="tab"/>
    </w:lvl>
    <w:lvl w:ilvl="7">
      <w:isLgl w:val="false"/>
      <w:lvlJc w:val="left"/>
      <w:lvlText w:val="%8."/>
      <w:numFmt w:val="lowerLetter"/>
      <w:pPr>
        <w:pBdr/>
        <w:spacing/>
        <w:ind w:hanging="360" w:left="7920"/>
      </w:pPr>
      <w:rPr/>
      <w:start w:val="1"/>
      <w:suff w:val="tab"/>
    </w:lvl>
    <w:lvl w:ilvl="8">
      <w:isLgl w:val="false"/>
      <w:lvlJc w:val="right"/>
      <w:lvlText w:val="%9."/>
      <w:numFmt w:val="lowerRoman"/>
      <w:pPr>
        <w:pBdr/>
        <w:spacing/>
        <w:ind w:hanging="180" w:left="8640"/>
      </w:pPr>
      <w:rPr/>
      <w:start w:val="1"/>
      <w:suff w:val="tab"/>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9">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0">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1">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2">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43">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44">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5">
    <w:name w:val="Subtle Emphasis"/>
    <w:basedOn w:val="900"/>
    <w:uiPriority w:val="19"/>
    <w:qFormat/>
    <w:pPr>
      <w:pBdr/>
      <w:spacing/>
      <w:ind/>
    </w:pPr>
    <w:rPr>
      <w:i/>
      <w:iCs/>
      <w:color w:val="404040" w:themeColor="text1" w:themeTint="BF"/>
    </w:rPr>
  </w:style>
  <w:style w:type="character" w:styleId="866">
    <w:name w:val="Emphasis"/>
    <w:basedOn w:val="900"/>
    <w:uiPriority w:val="20"/>
    <w:qFormat/>
    <w:pPr>
      <w:pBdr/>
      <w:spacing/>
      <w:ind/>
    </w:pPr>
    <w:rPr>
      <w:i/>
      <w:iCs/>
    </w:rPr>
  </w:style>
  <w:style w:type="character" w:styleId="867">
    <w:name w:val="Strong"/>
    <w:basedOn w:val="900"/>
    <w:uiPriority w:val="22"/>
    <w:qFormat/>
    <w:pPr>
      <w:pBdr/>
      <w:spacing/>
      <w:ind/>
    </w:pPr>
    <w:rPr>
      <w:b/>
      <w:bCs/>
    </w:rPr>
  </w:style>
  <w:style w:type="character" w:styleId="868">
    <w:name w:val="Subtle Reference"/>
    <w:basedOn w:val="900"/>
    <w:uiPriority w:val="31"/>
    <w:qFormat/>
    <w:pPr>
      <w:pBdr/>
      <w:spacing/>
      <w:ind/>
    </w:pPr>
    <w:rPr>
      <w:smallCaps/>
      <w:color w:val="5a5a5a" w:themeColor="text1" w:themeTint="A5"/>
    </w:rPr>
  </w:style>
  <w:style w:type="character" w:styleId="869">
    <w:name w:val="Book Title"/>
    <w:basedOn w:val="900"/>
    <w:uiPriority w:val="33"/>
    <w:qFormat/>
    <w:pPr>
      <w:pBdr/>
      <w:spacing/>
      <w:ind/>
    </w:pPr>
    <w:rPr>
      <w:b/>
      <w:bCs/>
      <w:i/>
      <w:iCs/>
      <w:spacing w:val="5"/>
    </w:rPr>
  </w:style>
  <w:style w:type="paragraph" w:styleId="870">
    <w:name w:val="Caption"/>
    <w:basedOn w:val="890"/>
    <w:next w:val="890"/>
    <w:uiPriority w:val="35"/>
    <w:unhideWhenUsed/>
    <w:qFormat/>
    <w:pPr>
      <w:pBdr/>
      <w:spacing w:after="200" w:line="240" w:lineRule="auto"/>
      <w:ind/>
    </w:pPr>
    <w:rPr>
      <w:i/>
      <w:iCs/>
      <w:color w:val="0e2841" w:themeColor="text2"/>
      <w:sz w:val="18"/>
      <w:szCs w:val="18"/>
    </w:rPr>
  </w:style>
  <w:style w:type="paragraph" w:styleId="871">
    <w:name w:val="footnote text"/>
    <w:basedOn w:val="890"/>
    <w:link w:val="872"/>
    <w:uiPriority w:val="99"/>
    <w:semiHidden/>
    <w:unhideWhenUsed/>
    <w:pPr>
      <w:pBdr/>
      <w:spacing w:after="0" w:line="240" w:lineRule="auto"/>
      <w:ind/>
    </w:pPr>
    <w:rPr>
      <w:sz w:val="20"/>
      <w:szCs w:val="20"/>
    </w:rPr>
  </w:style>
  <w:style w:type="character" w:styleId="872">
    <w:name w:val="Footnote Text Char"/>
    <w:basedOn w:val="900"/>
    <w:link w:val="871"/>
    <w:uiPriority w:val="99"/>
    <w:semiHidden/>
    <w:pPr>
      <w:pBdr/>
      <w:spacing/>
      <w:ind/>
    </w:pPr>
    <w:rPr>
      <w:sz w:val="20"/>
      <w:szCs w:val="20"/>
    </w:rPr>
  </w:style>
  <w:style w:type="character" w:styleId="873">
    <w:name w:val="footnote reference"/>
    <w:basedOn w:val="900"/>
    <w:uiPriority w:val="99"/>
    <w:semiHidden/>
    <w:unhideWhenUsed/>
    <w:pPr>
      <w:pBdr/>
      <w:spacing/>
      <w:ind/>
    </w:pPr>
    <w:rPr>
      <w:vertAlign w:val="superscript"/>
    </w:rPr>
  </w:style>
  <w:style w:type="paragraph" w:styleId="874">
    <w:name w:val="endnote text"/>
    <w:basedOn w:val="890"/>
    <w:link w:val="875"/>
    <w:uiPriority w:val="99"/>
    <w:semiHidden/>
    <w:unhideWhenUsed/>
    <w:pPr>
      <w:pBdr/>
      <w:spacing w:after="0" w:line="240" w:lineRule="auto"/>
      <w:ind/>
    </w:pPr>
    <w:rPr>
      <w:sz w:val="20"/>
      <w:szCs w:val="20"/>
    </w:rPr>
  </w:style>
  <w:style w:type="character" w:styleId="875">
    <w:name w:val="Endnote Text Char"/>
    <w:basedOn w:val="900"/>
    <w:link w:val="874"/>
    <w:uiPriority w:val="99"/>
    <w:semiHidden/>
    <w:pPr>
      <w:pBdr/>
      <w:spacing/>
      <w:ind/>
    </w:pPr>
    <w:rPr>
      <w:sz w:val="20"/>
      <w:szCs w:val="20"/>
    </w:rPr>
  </w:style>
  <w:style w:type="character" w:styleId="876">
    <w:name w:val="endnote reference"/>
    <w:basedOn w:val="900"/>
    <w:uiPriority w:val="99"/>
    <w:semiHidden/>
    <w:unhideWhenUsed/>
    <w:pPr>
      <w:pBdr/>
      <w:spacing/>
      <w:ind/>
    </w:pPr>
    <w:rPr>
      <w:vertAlign w:val="superscript"/>
    </w:rPr>
  </w:style>
  <w:style w:type="character" w:styleId="877">
    <w:name w:val="FollowedHyperlink"/>
    <w:basedOn w:val="90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90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after="0" w:line="240" w:lineRule="auto"/>
      <w:ind/>
    </w:pPr>
    <w:rPr>
      <w:rFonts w:ascii="Times New Roman" w:hAnsi="Times New Roman" w:eastAsia="Times New Roman" w:cs="Times New Roman"/>
      <w14:ligatures w14:val="none"/>
    </w:rPr>
  </w:style>
  <w:style w:type="paragraph" w:styleId="891">
    <w:name w:val="Heading 1"/>
    <w:basedOn w:val="890"/>
    <w:next w:val="890"/>
    <w:link w:val="903"/>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2">
    <w:name w:val="Heading 2"/>
    <w:basedOn w:val="890"/>
    <w:next w:val="890"/>
    <w:link w:val="904"/>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3">
    <w:name w:val="Heading 3"/>
    <w:basedOn w:val="890"/>
    <w:next w:val="890"/>
    <w:link w:val="90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4">
    <w:name w:val="Heading 4"/>
    <w:basedOn w:val="890"/>
    <w:next w:val="890"/>
    <w:link w:val="90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5">
    <w:name w:val="Heading 5"/>
    <w:basedOn w:val="890"/>
    <w:next w:val="890"/>
    <w:link w:val="90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6">
    <w:name w:val="Heading 6"/>
    <w:basedOn w:val="890"/>
    <w:next w:val="890"/>
    <w:link w:val="908"/>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7">
    <w:name w:val="Heading 7"/>
    <w:basedOn w:val="890"/>
    <w:next w:val="890"/>
    <w:link w:val="909"/>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8">
    <w:name w:val="Heading 8"/>
    <w:basedOn w:val="890"/>
    <w:next w:val="890"/>
    <w:link w:val="910"/>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899">
    <w:name w:val="Heading 9"/>
    <w:basedOn w:val="890"/>
    <w:next w:val="890"/>
    <w:link w:val="911"/>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00" w:default="1">
    <w:name w:val="Default Paragraph Font"/>
    <w:uiPriority w:val="1"/>
    <w:semiHidden/>
    <w:unhideWhenUsed/>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character" w:styleId="903" w:customStyle="1">
    <w:name w:val="Heading 1 Char"/>
    <w:basedOn w:val="900"/>
    <w:link w:val="891"/>
    <w:uiPriority w:val="9"/>
    <w:pPr>
      <w:pBdr/>
      <w:spacing/>
      <w:ind/>
    </w:pPr>
    <w:rPr>
      <w:rFonts w:asciiTheme="majorHAnsi" w:hAnsiTheme="majorHAnsi" w:eastAsiaTheme="majorEastAsia" w:cstheme="majorBidi"/>
      <w:color w:val="0f4761" w:themeColor="accent1" w:themeShade="BF"/>
      <w:sz w:val="40"/>
      <w:szCs w:val="40"/>
    </w:rPr>
  </w:style>
  <w:style w:type="character" w:styleId="904" w:customStyle="1">
    <w:name w:val="Heading 2 Char"/>
    <w:basedOn w:val="900"/>
    <w:link w:val="89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05" w:customStyle="1">
    <w:name w:val="Heading 3 Char"/>
    <w:basedOn w:val="900"/>
    <w:link w:val="893"/>
    <w:uiPriority w:val="9"/>
    <w:semiHidden/>
    <w:pPr>
      <w:pBdr/>
      <w:spacing/>
      <w:ind/>
    </w:pPr>
    <w:rPr>
      <w:rFonts w:eastAsiaTheme="majorEastAsia" w:cstheme="majorBidi"/>
      <w:color w:val="0f4761" w:themeColor="accent1" w:themeShade="BF"/>
      <w:sz w:val="28"/>
      <w:szCs w:val="28"/>
    </w:rPr>
  </w:style>
  <w:style w:type="character" w:styleId="906" w:customStyle="1">
    <w:name w:val="Heading 4 Char"/>
    <w:basedOn w:val="900"/>
    <w:link w:val="894"/>
    <w:uiPriority w:val="9"/>
    <w:semiHidden/>
    <w:pPr>
      <w:pBdr/>
      <w:spacing/>
      <w:ind/>
    </w:pPr>
    <w:rPr>
      <w:rFonts w:eastAsiaTheme="majorEastAsia" w:cstheme="majorBidi"/>
      <w:i/>
      <w:iCs/>
      <w:color w:val="0f4761" w:themeColor="accent1" w:themeShade="BF"/>
    </w:rPr>
  </w:style>
  <w:style w:type="character" w:styleId="907" w:customStyle="1">
    <w:name w:val="Heading 5 Char"/>
    <w:basedOn w:val="900"/>
    <w:link w:val="895"/>
    <w:uiPriority w:val="9"/>
    <w:semiHidden/>
    <w:pPr>
      <w:pBdr/>
      <w:spacing/>
      <w:ind/>
    </w:pPr>
    <w:rPr>
      <w:rFonts w:eastAsiaTheme="majorEastAsia" w:cstheme="majorBidi"/>
      <w:color w:val="0f4761" w:themeColor="accent1" w:themeShade="BF"/>
    </w:rPr>
  </w:style>
  <w:style w:type="character" w:styleId="908" w:customStyle="1">
    <w:name w:val="Heading 6 Char"/>
    <w:basedOn w:val="900"/>
    <w:link w:val="896"/>
    <w:uiPriority w:val="9"/>
    <w:semiHidden/>
    <w:pPr>
      <w:pBdr/>
      <w:spacing/>
      <w:ind/>
    </w:pPr>
    <w:rPr>
      <w:rFonts w:eastAsiaTheme="majorEastAsia" w:cstheme="majorBidi"/>
      <w:i/>
      <w:iCs/>
      <w:color w:val="595959" w:themeColor="text1" w:themeTint="A6"/>
    </w:rPr>
  </w:style>
  <w:style w:type="character" w:styleId="909" w:customStyle="1">
    <w:name w:val="Heading 7 Char"/>
    <w:basedOn w:val="900"/>
    <w:link w:val="897"/>
    <w:uiPriority w:val="9"/>
    <w:semiHidden/>
    <w:pPr>
      <w:pBdr/>
      <w:spacing/>
      <w:ind/>
    </w:pPr>
    <w:rPr>
      <w:rFonts w:eastAsiaTheme="majorEastAsia" w:cstheme="majorBidi"/>
      <w:color w:val="595959" w:themeColor="text1" w:themeTint="A6"/>
    </w:rPr>
  </w:style>
  <w:style w:type="character" w:styleId="910" w:customStyle="1">
    <w:name w:val="Heading 8 Char"/>
    <w:basedOn w:val="900"/>
    <w:link w:val="898"/>
    <w:uiPriority w:val="9"/>
    <w:semiHidden/>
    <w:pPr>
      <w:pBdr/>
      <w:spacing/>
      <w:ind/>
    </w:pPr>
    <w:rPr>
      <w:rFonts w:eastAsiaTheme="majorEastAsia" w:cstheme="majorBidi"/>
      <w:i/>
      <w:iCs/>
      <w:color w:val="272727" w:themeColor="text1" w:themeTint="D8"/>
    </w:rPr>
  </w:style>
  <w:style w:type="character" w:styleId="911" w:customStyle="1">
    <w:name w:val="Heading 9 Char"/>
    <w:basedOn w:val="900"/>
    <w:link w:val="899"/>
    <w:uiPriority w:val="9"/>
    <w:semiHidden/>
    <w:pPr>
      <w:pBdr/>
      <w:spacing/>
      <w:ind/>
    </w:pPr>
    <w:rPr>
      <w:rFonts w:eastAsiaTheme="majorEastAsia" w:cstheme="majorBidi"/>
      <w:color w:val="272727" w:themeColor="text1" w:themeTint="D8"/>
    </w:rPr>
  </w:style>
  <w:style w:type="paragraph" w:styleId="912">
    <w:name w:val="Title"/>
    <w:basedOn w:val="890"/>
    <w:next w:val="890"/>
    <w:link w:val="913"/>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13" w:customStyle="1">
    <w:name w:val="Title Char"/>
    <w:basedOn w:val="900"/>
    <w:link w:val="912"/>
    <w:uiPriority w:val="10"/>
    <w:pPr>
      <w:pBdr/>
      <w:spacing/>
      <w:ind/>
    </w:pPr>
    <w:rPr>
      <w:rFonts w:asciiTheme="majorHAnsi" w:hAnsiTheme="majorHAnsi" w:eastAsiaTheme="majorEastAsia" w:cstheme="majorBidi"/>
      <w:spacing w:val="-10"/>
      <w:sz w:val="56"/>
      <w:szCs w:val="56"/>
    </w:rPr>
  </w:style>
  <w:style w:type="paragraph" w:styleId="914">
    <w:name w:val="Subtitle"/>
    <w:basedOn w:val="890"/>
    <w:next w:val="890"/>
    <w:link w:val="915"/>
    <w:uiPriority w:val="11"/>
    <w:qFormat/>
    <w:pPr>
      <w:numPr>
        <w:ilvl w:val="1"/>
      </w:numPr>
      <w:pBdr/>
      <w:spacing/>
      <w:ind/>
    </w:pPr>
    <w:rPr>
      <w:rFonts w:eastAsiaTheme="majorEastAsia" w:cstheme="majorBidi"/>
      <w:color w:val="595959" w:themeColor="text1" w:themeTint="A6"/>
      <w:spacing w:val="15"/>
      <w:sz w:val="28"/>
      <w:szCs w:val="28"/>
    </w:rPr>
  </w:style>
  <w:style w:type="character" w:styleId="915" w:customStyle="1">
    <w:name w:val="Subtitle Char"/>
    <w:basedOn w:val="900"/>
    <w:link w:val="914"/>
    <w:uiPriority w:val="11"/>
    <w:pPr>
      <w:pBdr/>
      <w:spacing/>
      <w:ind/>
    </w:pPr>
    <w:rPr>
      <w:rFonts w:eastAsiaTheme="majorEastAsia" w:cstheme="majorBidi"/>
      <w:color w:val="595959" w:themeColor="text1" w:themeTint="A6"/>
      <w:spacing w:val="15"/>
      <w:sz w:val="28"/>
      <w:szCs w:val="28"/>
    </w:rPr>
  </w:style>
  <w:style w:type="paragraph" w:styleId="916">
    <w:name w:val="Quote"/>
    <w:basedOn w:val="890"/>
    <w:next w:val="890"/>
    <w:link w:val="917"/>
    <w:uiPriority w:val="29"/>
    <w:qFormat/>
    <w:pPr>
      <w:pBdr/>
      <w:spacing w:before="160"/>
      <w:ind/>
      <w:jc w:val="center"/>
    </w:pPr>
    <w:rPr>
      <w:i/>
      <w:iCs/>
      <w:color w:val="404040" w:themeColor="text1" w:themeTint="BF"/>
    </w:rPr>
  </w:style>
  <w:style w:type="character" w:styleId="917" w:customStyle="1">
    <w:name w:val="Quote Char"/>
    <w:basedOn w:val="900"/>
    <w:link w:val="916"/>
    <w:uiPriority w:val="29"/>
    <w:pPr>
      <w:pBdr/>
      <w:spacing/>
      <w:ind/>
    </w:pPr>
    <w:rPr>
      <w:i/>
      <w:iCs/>
      <w:color w:val="404040" w:themeColor="text1" w:themeTint="BF"/>
    </w:rPr>
  </w:style>
  <w:style w:type="paragraph" w:styleId="918">
    <w:name w:val="List Paragraph"/>
    <w:basedOn w:val="890"/>
    <w:link w:val="932"/>
    <w:uiPriority w:val="34"/>
    <w:qFormat/>
    <w:pPr>
      <w:pBdr/>
      <w:spacing/>
      <w:ind w:left="720"/>
      <w:contextualSpacing w:val="true"/>
    </w:pPr>
  </w:style>
  <w:style w:type="character" w:styleId="919">
    <w:name w:val="Intense Emphasis"/>
    <w:basedOn w:val="900"/>
    <w:uiPriority w:val="21"/>
    <w:qFormat/>
    <w:pPr>
      <w:pBdr/>
      <w:spacing/>
      <w:ind/>
    </w:pPr>
    <w:rPr>
      <w:i/>
      <w:iCs/>
      <w:color w:val="0f4761" w:themeColor="accent1" w:themeShade="BF"/>
    </w:rPr>
  </w:style>
  <w:style w:type="paragraph" w:styleId="920">
    <w:name w:val="Intense Quote"/>
    <w:basedOn w:val="890"/>
    <w:next w:val="890"/>
    <w:link w:val="9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1" w:customStyle="1">
    <w:name w:val="Intense Quote Char"/>
    <w:basedOn w:val="900"/>
    <w:link w:val="920"/>
    <w:uiPriority w:val="30"/>
    <w:pPr>
      <w:pBdr/>
      <w:spacing/>
      <w:ind/>
    </w:pPr>
    <w:rPr>
      <w:i/>
      <w:iCs/>
      <w:color w:val="0f4761" w:themeColor="accent1" w:themeShade="BF"/>
    </w:rPr>
  </w:style>
  <w:style w:type="character" w:styleId="922">
    <w:name w:val="Intense Reference"/>
    <w:basedOn w:val="900"/>
    <w:uiPriority w:val="32"/>
    <w:qFormat/>
    <w:pPr>
      <w:pBdr/>
      <w:spacing/>
      <w:ind/>
    </w:pPr>
    <w:rPr>
      <w:b/>
      <w:bCs/>
      <w:smallCaps/>
      <w:color w:val="0f4761" w:themeColor="accent1" w:themeShade="BF"/>
      <w:spacing w:val="5"/>
    </w:rPr>
  </w:style>
  <w:style w:type="paragraph" w:styleId="923">
    <w:name w:val="Header"/>
    <w:basedOn w:val="890"/>
    <w:link w:val="924"/>
    <w:uiPriority w:val="99"/>
    <w:pPr>
      <w:pBdr/>
      <w:tabs>
        <w:tab w:val="center" w:leader="none" w:pos="4320"/>
        <w:tab w:val="right" w:leader="none" w:pos="8640"/>
      </w:tabs>
      <w:spacing/>
      <w:ind/>
    </w:pPr>
  </w:style>
  <w:style w:type="character" w:styleId="924" w:customStyle="1">
    <w:name w:val="Header Char"/>
    <w:basedOn w:val="900"/>
    <w:link w:val="923"/>
    <w:uiPriority w:val="99"/>
    <w:pPr>
      <w:pBdr/>
      <w:spacing/>
      <w:ind/>
    </w:pPr>
    <w:rPr>
      <w:rFonts w:ascii="Times New Roman" w:hAnsi="Times New Roman" w:eastAsia="Times New Roman" w:cs="Times New Roman"/>
      <w14:ligatures w14:val="none"/>
    </w:rPr>
  </w:style>
  <w:style w:type="paragraph" w:styleId="925">
    <w:name w:val="Footer"/>
    <w:basedOn w:val="890"/>
    <w:link w:val="926"/>
    <w:uiPriority w:val="99"/>
    <w:pPr>
      <w:pBdr/>
      <w:tabs>
        <w:tab w:val="center" w:leader="none" w:pos="4320"/>
        <w:tab w:val="right" w:leader="none" w:pos="8640"/>
      </w:tabs>
      <w:spacing/>
      <w:ind/>
    </w:pPr>
  </w:style>
  <w:style w:type="character" w:styleId="926" w:customStyle="1">
    <w:name w:val="Footer Char"/>
    <w:basedOn w:val="900"/>
    <w:link w:val="925"/>
    <w:uiPriority w:val="99"/>
    <w:pPr>
      <w:pBdr/>
      <w:spacing/>
      <w:ind/>
    </w:pPr>
    <w:rPr>
      <w:rFonts w:ascii="Times New Roman" w:hAnsi="Times New Roman" w:eastAsia="Times New Roman" w:cs="Times New Roman"/>
      <w14:ligatures w14:val="none"/>
    </w:rPr>
  </w:style>
  <w:style w:type="paragraph" w:styleId="927" w:customStyle="1">
    <w:name w:val="Medium Grid 1 - Accent 21"/>
    <w:basedOn w:val="890"/>
    <w:uiPriority w:val="34"/>
    <w:qFormat/>
    <w:pPr>
      <w:pBdr/>
      <w:spacing/>
      <w:ind w:left="720"/>
    </w:pPr>
  </w:style>
  <w:style w:type="paragraph" w:styleId="928">
    <w:name w:val="Body Text"/>
    <w:basedOn w:val="890"/>
    <w:link w:val="929"/>
    <w:uiPriority w:val="99"/>
    <w:unhideWhenUsed/>
    <w:pPr>
      <w:pBdr/>
      <w:spacing w:after="120"/>
      <w:ind/>
    </w:pPr>
  </w:style>
  <w:style w:type="character" w:styleId="929" w:customStyle="1">
    <w:name w:val="Body Text Char"/>
    <w:basedOn w:val="900"/>
    <w:link w:val="928"/>
    <w:uiPriority w:val="99"/>
    <w:pPr>
      <w:pBdr/>
      <w:spacing/>
      <w:ind/>
    </w:pPr>
    <w:rPr>
      <w:rFonts w:ascii="Times New Roman" w:hAnsi="Times New Roman" w:eastAsia="Times New Roman" w:cs="Times New Roman"/>
      <w14:ligatures w14:val="none"/>
    </w:rPr>
  </w:style>
  <w:style w:type="paragraph" w:styleId="930">
    <w:name w:val="No Spacing"/>
    <w:uiPriority w:val="1"/>
    <w:qFormat/>
    <w:pPr>
      <w:pBdr/>
      <w:spacing w:after="0" w:line="240" w:lineRule="auto"/>
      <w:ind/>
    </w:pPr>
    <w:rPr>
      <w:rFonts w:ascii="Times New Roman" w:hAnsi="Times New Roman" w:eastAsia="Calibri" w:cs="Times New Roman"/>
      <w:szCs w:val="22"/>
      <w14:ligatures w14:val="none"/>
    </w:rPr>
  </w:style>
  <w:style w:type="character" w:styleId="931">
    <w:name w:val="Hyperlink"/>
    <w:basedOn w:val="900"/>
    <w:uiPriority w:val="99"/>
    <w:unhideWhenUsed/>
    <w:pPr>
      <w:pBdr/>
      <w:spacing/>
      <w:ind/>
    </w:pPr>
    <w:rPr>
      <w:color w:val="467886" w:themeColor="hyperlink"/>
      <w:u w:val="single"/>
    </w:rPr>
  </w:style>
  <w:style w:type="character" w:styleId="932" w:customStyle="1">
    <w:name w:val="List Paragraph Char"/>
    <w:basedOn w:val="900"/>
    <w:link w:val="918"/>
    <w:uiPriority w:val="3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www.hollyspringsnc.gov/DocumentCenter/View/44266/3_00_WaterResourceManagementPolicy_Sup2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4</DocSecurity>
  <ScaleCrop>0</ScaleCrop>
  <HeadingPairs>
    <vt:vector size="0" baseType="variant"/>
  </HeadingPairs>
  <TitlesOfParts>
    <vt:vector size="0" baseType="lpstr"/>
  </TitlesOfParts>
  <Company>Town of Holly Springs</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Schifano</dc:creator>
  <cp:keywords/>
  <dc:description/>
  <cp:lastModifiedBy>John Schifano</cp:lastModifiedBy>
  <cp:revision>4</cp:revision>
  <dcterms:created xsi:type="dcterms:W3CDTF">2026-06-30T21:02:00Z</dcterms:created>
  <dcterms:modified xsi:type="dcterms:W3CDTF">2026-09-01T17:45:33Z</dcterms:modified>
</cp:coreProperties>
</file>